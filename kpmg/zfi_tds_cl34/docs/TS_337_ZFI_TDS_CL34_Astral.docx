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_rels/header2.xml.rels" ContentType="application/vnd.openxmlformats-package.relationships+xml"/>
  <Override PartName="/word/_rels/header1.xml.rels" ContentType="application/vnd.openxmlformats-package.relationships+xml"/>
  <Override PartName="/word/_rels/document.xml.rels" ContentType="application/vnd.openxmlformats-package.relationships+xml"/>
  <Override PartName="/word/media/image1.png" ContentType="image/png"/>
  <Override PartName="/word/media/image2.jpeg" ContentType="image/jpeg"/>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tbl>
      <w:tblPr>
        <w:tblpPr w:vertAnchor="text" w:horzAnchor="margin" w:tblpXSpec="center" w:leftFromText="180" w:rightFromText="180" w:tblpY="362"/>
        <w:tblW w:w="9332" w:type="dxa"/>
        <w:jc w:val="start"/>
        <w:tblInd w:w="108" w:type="dxa"/>
        <w:tblLayout w:type="fixed"/>
        <w:tblCellMar>
          <w:top w:w="0" w:type="dxa"/>
          <w:start w:w="108" w:type="dxa"/>
          <w:bottom w:w="0" w:type="dxa"/>
          <w:end w:w="108" w:type="dxa"/>
        </w:tblCellMar>
      </w:tblPr>
      <w:tblGrid>
        <w:gridCol w:w="2628"/>
        <w:gridCol w:w="6704"/>
      </w:tblGrid>
      <w:tr>
        <w:trPr>
          <w:trHeight w:val="346" w:hRule="atLeast"/>
        </w:trPr>
        <w:tc>
          <w:tcPr>
            <w:tcW w:w="262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2"/>
              </w:rPr>
            </w:pPr>
            <w:r>
              <w:rPr>
                <w:rFonts w:cs="Arial" w:ascii="Arial" w:hAnsi="Arial"/>
                <w:b/>
                <w:bCs/>
                <w:sz w:val="22"/>
                <w:szCs w:val="22"/>
              </w:rPr>
              <w:t>Client name</w:t>
            </w:r>
          </w:p>
        </w:tc>
        <w:tc>
          <w:tcPr>
            <w:tcW w:w="670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2"/>
                <w:szCs w:val="22"/>
              </w:rPr>
            </w:pPr>
            <w:r>
              <w:rPr>
                <w:rFonts w:cs="Arial" w:ascii="Arial" w:hAnsi="Arial"/>
                <w:sz w:val="22"/>
                <w:szCs w:val="22"/>
              </w:rPr>
              <w:t>Astral Limited</w:t>
            </w:r>
          </w:p>
        </w:tc>
      </w:tr>
      <w:tr>
        <w:trPr>
          <w:trHeight w:val="328" w:hRule="atLeast"/>
        </w:trPr>
        <w:tc>
          <w:tcPr>
            <w:tcW w:w="262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2"/>
              </w:rPr>
            </w:pPr>
            <w:r>
              <w:rPr>
                <w:rFonts w:cs="Arial" w:ascii="Arial" w:hAnsi="Arial"/>
                <w:b/>
                <w:bCs/>
                <w:sz w:val="22"/>
                <w:szCs w:val="22"/>
              </w:rPr>
              <w:t>Project name</w:t>
            </w:r>
          </w:p>
        </w:tc>
        <w:tc>
          <w:tcPr>
            <w:tcW w:w="6704"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sz w:val="22"/>
                <w:szCs w:val="22"/>
              </w:rPr>
            </w:pPr>
            <w:r>
              <w:rPr>
                <w:rFonts w:cs="Arial" w:ascii="Arial" w:hAnsi="Arial"/>
                <w:sz w:val="22"/>
                <w:szCs w:val="22"/>
              </w:rPr>
              <w:t>UDAY</w:t>
            </w:r>
          </w:p>
        </w:tc>
      </w:tr>
      <w:tr>
        <w:trPr>
          <w:trHeight w:val="328" w:hRule="atLeast"/>
        </w:trPr>
        <w:tc>
          <w:tcPr>
            <w:tcW w:w="262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2"/>
              </w:rPr>
            </w:pPr>
            <w:r>
              <w:rPr>
                <w:rFonts w:cs="Arial" w:ascii="Arial" w:hAnsi="Arial"/>
                <w:b/>
                <w:bCs/>
                <w:sz w:val="22"/>
                <w:szCs w:val="22"/>
              </w:rPr>
              <w:t>Module</w:t>
            </w:r>
          </w:p>
        </w:tc>
        <w:tc>
          <w:tcPr>
            <w:tcW w:w="670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2"/>
                <w:szCs w:val="22"/>
              </w:rPr>
            </w:pPr>
            <w:r>
              <w:rPr>
                <w:rFonts w:cs="Arial" w:ascii="Arial" w:hAnsi="Arial"/>
                <w:sz w:val="22"/>
                <w:szCs w:val="22"/>
              </w:rPr>
              <w:t xml:space="preserve">FI – Withholding Tax (India, TDS)</w:t>
            </w:r>
          </w:p>
        </w:tc>
      </w:tr>
      <w:tr>
        <w:trPr>
          <w:trHeight w:val="328" w:hRule="atLeast"/>
        </w:trPr>
        <w:tc>
          <w:tcPr>
            <w:tcW w:w="262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2"/>
              </w:rPr>
            </w:pPr>
            <w:r>
              <w:rPr>
                <w:rFonts w:cs="Arial" w:ascii="Arial" w:hAnsi="Arial"/>
                <w:b/>
                <w:bCs/>
                <w:sz w:val="22"/>
                <w:szCs w:val="22"/>
              </w:rPr>
              <w:t>Document number</w:t>
            </w:r>
          </w:p>
        </w:tc>
        <w:tc>
          <w:tcPr>
            <w:tcW w:w="6704" w:type="dxa"/>
            <w:tcBorders>
              <w:top w:val="single" w:sz="4" w:space="0" w:color="000000"/>
              <w:start w:val="single" w:sz="4" w:space="0" w:color="000000"/>
              <w:bottom w:val="single" w:sz="4" w:space="0" w:color="000000"/>
              <w:end w:val="single" w:sz="4" w:space="0" w:color="000000"/>
            </w:tcBorders>
          </w:tcPr>
          <w:p>
            <w:pPr>
              <w:pStyle w:val="NormalWeb"/>
              <w:snapToGrid w:val="false"/>
              <w:spacing w:before="0" w:after="0"/>
              <w:rPr>
                <w:rFonts w:ascii="Arial" w:hAnsi="Arial" w:cs="Arial"/>
                <w:b/>
                <w:sz w:val="22"/>
                <w:szCs w:val="22"/>
                <w:lang w:val="en-GB"/>
              </w:rPr>
            </w:pPr>
            <w:r>
              <w:rPr>
                <w:rFonts w:cs="Arial" w:ascii="Arial" w:hAnsi="Arial"/>
                <w:sz w:val="22"/>
                <w:szCs w:val="22"/>
                <w:lang w:val="en-GB"/>
              </w:rPr>
              <w:t xml:space="preserve">TS-337  |  ZFI_TDS_CL34</w:t>
            </w:r>
          </w:p>
        </w:tc>
      </w:tr>
      <w:tr>
        <w:trPr>
          <w:trHeight w:val="328" w:hRule="atLeast"/>
        </w:trPr>
        <w:tc>
          <w:tcPr>
            <w:tcW w:w="262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2"/>
              </w:rPr>
            </w:pPr>
            <w:r>
              <w:rPr>
                <w:rFonts w:cs="Arial" w:ascii="Arial" w:hAnsi="Arial"/>
                <w:b/>
                <w:bCs/>
                <w:sz w:val="22"/>
                <w:szCs w:val="22"/>
              </w:rPr>
              <w:t>Version</w:t>
            </w:r>
          </w:p>
        </w:tc>
        <w:tc>
          <w:tcPr>
            <w:tcW w:w="670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2"/>
                <w:szCs w:val="22"/>
              </w:rPr>
            </w:pPr>
            <w:r>
              <w:rPr>
                <w:rFonts w:cs="Arial" w:ascii="Arial" w:hAnsi="Arial"/>
                <w:sz w:val="22"/>
                <w:szCs w:val="22"/>
              </w:rPr>
              <w:t xml:space="preserve">1.4</w:t>
            </w:r>
          </w:p>
        </w:tc>
      </w:tr>
      <w:tr>
        <w:trPr>
          <w:trHeight w:val="346" w:hRule="atLeast"/>
        </w:trPr>
        <w:tc>
          <w:tcPr>
            <w:tcW w:w="262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2"/>
              </w:rPr>
            </w:pPr>
            <w:r>
              <w:rPr>
                <w:rFonts w:cs="Arial" w:ascii="Arial" w:hAnsi="Arial"/>
                <w:b/>
                <w:bCs/>
                <w:sz w:val="22"/>
                <w:szCs w:val="22"/>
              </w:rPr>
              <w:t>Date</w:t>
            </w:r>
          </w:p>
        </w:tc>
        <w:tc>
          <w:tcPr>
            <w:tcW w:w="670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2"/>
                <w:szCs w:val="22"/>
              </w:rPr>
            </w:pPr>
            <w:r>
              <w:rPr>
                <w:rFonts w:cs="Arial" w:ascii="Arial" w:hAnsi="Arial"/>
                <w:sz w:val="22"/>
                <w:szCs w:val="22"/>
              </w:rPr>
              <w:t xml:space="preserve">29.09.2026</w:t>
            </w:r>
          </w:p>
        </w:tc>
      </w:tr>
      <w:tr>
        <w:trPr>
          <w:trHeight w:val="328" w:hRule="atLeast"/>
        </w:trPr>
        <w:tc>
          <w:tcPr>
            <w:tcW w:w="262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2"/>
              </w:rPr>
            </w:pPr>
            <w:r>
              <w:rPr>
                <w:rFonts w:cs="Arial" w:ascii="Arial" w:hAnsi="Arial"/>
                <w:b/>
                <w:bCs/>
                <w:sz w:val="22"/>
                <w:szCs w:val="22"/>
              </w:rPr>
              <w:t>Type of development</w:t>
            </w:r>
          </w:p>
        </w:tc>
        <w:tc>
          <w:tcPr>
            <w:tcW w:w="670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2"/>
                <w:szCs w:val="22"/>
              </w:rPr>
            </w:pPr>
            <w:r>
              <w:rPr>
                <w:rFonts w:cs="Arial" w:ascii="Arial" w:hAnsi="Arial"/>
                <w:sz w:val="22"/>
                <w:szCs w:val="22"/>
              </w:rPr>
              <w:t xml:space="preserve">Report (ALV)</w:t>
            </w:r>
          </w:p>
        </w:tc>
      </w:tr>
      <w:tr>
        <w:trPr>
          <w:trHeight w:val="328" w:hRule="atLeast"/>
        </w:trPr>
        <w:tc>
          <w:tcPr>
            <w:tcW w:w="2628" w:type="dxa"/>
            <w:tcBorders>
              <w:top w:val="single" w:sz="4" w:space="0" w:color="000000"/>
              <w:start w:val="single" w:sz="4" w:space="0" w:color="000000"/>
              <w:bottom w:val="single" w:sz="4" w:space="0" w:color="000000"/>
              <w:end w:val="single" w:sz="4" w:space="0" w:color="000000"/>
            </w:tcBorders>
          </w:tcPr>
          <w:p>
            <w:pPr>
              <w:pStyle w:val="Normal"/>
              <w:rPr>
                <w:rFonts w:ascii="Arial" w:hAnsi="Arial" w:cs="Arial"/>
                <w:b/>
                <w:sz w:val="22"/>
              </w:rPr>
            </w:pPr>
            <w:r>
              <w:rPr>
                <w:rFonts w:cs="Arial" w:ascii="Arial" w:hAnsi="Arial"/>
                <w:b/>
                <w:sz w:val="22"/>
              </w:rPr>
              <w:t>Reusable</w:t>
            </w:r>
          </w:p>
        </w:tc>
        <w:tc>
          <w:tcPr>
            <w:tcW w:w="6704"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b/>
                <w:sz w:val="22"/>
                <w:szCs w:val="22"/>
              </w:rPr>
            </w:pPr>
            <w:r>
              <w:rPr>
                <w:rFonts w:cs="Arial" w:ascii="Arial" w:hAnsi="Arial"/>
                <w:sz w:val="22"/>
                <w:szCs w:val="22"/>
              </w:rPr>
              <w:t xml:space="preserve">No</w:t>
            </w:r>
          </w:p>
        </w:tc>
      </w:tr>
    </w:tbl>
    <w:p>
      <w:pPr>
        <w:pStyle w:val="07Introduction"/>
        <w:rPr/>
      </w:pPr>
      <w:r>
        <w:rPr/>
      </w:r>
    </w:p>
    <w:p>
      <w:pPr>
        <w:pStyle w:val="07Introduction"/>
        <w:rPr/>
      </w:pPr>
      <w:r>
        <w:rPr/>
      </w:r>
    </w:p>
    <w:p>
      <w:pPr>
        <w:pStyle w:val="07Introduction"/>
        <w:rPr/>
      </w:pPr>
      <w:r>
        <w:rPr/>
      </w:r>
    </w:p>
    <w:p>
      <w:pPr>
        <w:pStyle w:val="07Introduction"/>
        <w:rPr/>
      </w:pPr>
      <w:r>
        <w:rPr/>
      </w:r>
    </w:p>
    <w:p>
      <w:pPr>
        <w:pStyle w:val="07Introduction"/>
        <w:rPr/>
      </w:pPr>
      <w:r>
        <w:rPr/>
      </w:r>
    </w:p>
    <w:p>
      <w:pPr>
        <w:pStyle w:val="07Introduction"/>
        <w:rPr/>
      </w:pPr>
      <w:r>
        <w:rPr/>
      </w:r>
    </w:p>
    <w:p>
      <w:pPr>
        <w:pStyle w:val="07Introduction"/>
        <w:rPr/>
      </w:pPr>
      <w:r>
        <w:rPr/>
      </w:r>
    </w:p>
    <w:p>
      <w:pPr>
        <w:pStyle w:val="07Introduction"/>
        <w:rPr/>
      </w:pPr>
      <w:r>
        <w:rPr/>
      </w:r>
    </w:p>
    <w:p>
      <w:pPr>
        <w:pStyle w:val="07Introduction"/>
        <w:rPr/>
      </w:pPr>
      <w:r>
        <w:rPr/>
      </w:r>
    </w:p>
    <w:p>
      <w:pPr>
        <w:pStyle w:val="07Introduction"/>
        <w:rPr/>
      </w:pPr>
      <w:r>
        <w:rPr/>
      </w:r>
    </w:p>
    <w:p>
      <w:pPr>
        <w:pStyle w:val="07Introduction"/>
        <w:rPr>
          <w:b/>
          <w:bCs/>
        </w:rPr>
      </w:pPr>
      <w:r>
        <w:rPr>
          <w:b/>
          <w:bCs/>
        </w:rPr>
      </w:r>
    </w:p>
    <w:p>
      <w:pPr>
        <w:pStyle w:val="Normal"/>
        <w:ind w:start="709" w:end="0"/>
        <w:rPr>
          <w:rFonts w:ascii="Arial" w:hAnsi="Arial" w:cs="Arial"/>
          <w:b/>
          <w:bCs/>
          <w:lang w:val="en-US"/>
        </w:rPr>
      </w:pPr>
      <w:r>
        <w:rPr>
          <w:rFonts w:cs="Arial" w:ascii="Arial" w:hAnsi="Arial"/>
          <w:b/>
          <w:bCs/>
          <w:lang w:val="en-US"/>
        </w:rPr>
      </w:r>
    </w:p>
    <w:p>
      <w:pPr>
        <w:pStyle w:val="Normal"/>
        <w:ind w:start="709" w:end="0"/>
        <w:rPr>
          <w:rFonts w:ascii="Arial" w:hAnsi="Arial" w:cs="Arial"/>
          <w:b/>
          <w:lang w:val="en-US"/>
        </w:rPr>
      </w:pPr>
      <w:r>
        <w:rPr>
          <w:rFonts w:cs="Arial" w:ascii="Arial" w:hAnsi="Arial"/>
          <w:b/>
          <w:lang w:val="en-US"/>
        </w:rPr>
        <w:t>Document revision history</w:t>
      </w:r>
    </w:p>
    <w:p>
      <w:pPr>
        <w:pStyle w:val="Normal"/>
        <w:tabs>
          <w:tab w:val="clear" w:pos="709"/>
          <w:tab w:val="left" w:pos="1095" w:leader="none"/>
        </w:tabs>
        <w:rPr>
          <w:rFonts w:ascii="Arial" w:hAnsi="Arial" w:cs="Arial"/>
          <w:b/>
          <w:lang w:val="en-US"/>
        </w:rPr>
      </w:pPr>
      <w:r>
        <w:rPr>
          <w:rFonts w:cs="Arial" w:ascii="Arial" w:hAnsi="Arial"/>
          <w:b/>
          <w:lang w:val="en-US"/>
        </w:rPr>
      </w:r>
    </w:p>
    <w:p>
      <w:pPr>
        <w:pStyle w:val="Normal"/>
        <w:rPr>
          <w:rFonts w:ascii="Arial" w:hAnsi="Arial" w:cs="Arial"/>
          <w:lang w:val="en-US" w:eastAsia="en-US"/>
        </w:rPr>
      </w:pPr>
      <w:r>
        <w:rPr>
          <w:rFonts w:cs="Arial" w:ascii="Arial" w:hAnsi="Arial"/>
          <w:lang w:val="en-US" w:eastAsia="en-US"/>
        </w:rPr>
      </w:r>
    </w:p>
    <w:tbl>
      <w:tblPr>
        <w:tblpPr w:vertAnchor="page" w:horzAnchor="margin" w:tblpXSpec="center" w:leftFromText="180" w:rightFromText="180" w:tblpY="5821"/>
        <w:tblW w:w="9333" w:type="dxa"/>
        <w:jc w:val="start"/>
        <w:tblInd w:w="108" w:type="dxa"/>
        <w:tblLayout w:type="fixed"/>
        <w:tblCellMar>
          <w:top w:w="0" w:type="dxa"/>
          <w:start w:w="108" w:type="dxa"/>
          <w:bottom w:w="0" w:type="dxa"/>
          <w:end w:w="108" w:type="dxa"/>
        </w:tblCellMar>
      </w:tblPr>
      <w:tblGrid>
        <w:gridCol w:w="1638"/>
        <w:gridCol w:w="950"/>
        <w:gridCol w:w="2430"/>
        <w:gridCol w:w="2186"/>
        <w:gridCol w:w="2129"/>
      </w:tblGrid>
      <w:tr>
        <w:trPr>
          <w:trHeight w:val="360" w:hRule="atLeast"/>
        </w:trPr>
        <w:tc>
          <w:tcPr>
            <w:tcW w:w="1638" w:type="dxa"/>
            <w:tcBorders>
              <w:top w:val="single" w:sz="4" w:space="0" w:color="000000"/>
              <w:start w:val="single" w:sz="4" w:space="0" w:color="000000"/>
              <w:bottom w:val="single" w:sz="4" w:space="0" w:color="000000"/>
              <w:end w:val="single" w:sz="4" w:space="0" w:color="000000"/>
            </w:tcBorders>
            <w:shd w:fill="C0C0C0" w:val="clear"/>
          </w:tcPr>
          <w:p>
            <w:pPr>
              <w:pStyle w:val="Normal"/>
              <w:rPr>
                <w:rFonts w:ascii="Arial" w:hAnsi="Arial" w:cs="Arial"/>
                <w:b/>
                <w:bCs/>
                <w:sz w:val="20"/>
              </w:rPr>
            </w:pPr>
            <w:r>
              <w:rPr>
                <w:rFonts w:cs="Arial" w:ascii="Arial" w:hAnsi="Arial"/>
                <w:b/>
                <w:bCs/>
                <w:sz w:val="20"/>
              </w:rPr>
              <w:t>Date</w:t>
            </w:r>
          </w:p>
        </w:tc>
        <w:tc>
          <w:tcPr>
            <w:tcW w:w="950" w:type="dxa"/>
            <w:tcBorders>
              <w:top w:val="single" w:sz="4" w:space="0" w:color="000000"/>
              <w:start w:val="single" w:sz="4" w:space="0" w:color="000000"/>
              <w:bottom w:val="single" w:sz="4" w:space="0" w:color="000000"/>
              <w:end w:val="single" w:sz="4" w:space="0" w:color="000000"/>
            </w:tcBorders>
            <w:shd w:fill="C0C0C0" w:val="clear"/>
          </w:tcPr>
          <w:p>
            <w:pPr>
              <w:pStyle w:val="Normal"/>
              <w:rPr>
                <w:rFonts w:ascii="Arial" w:hAnsi="Arial" w:cs="Arial"/>
                <w:b/>
                <w:bCs/>
                <w:sz w:val="20"/>
              </w:rPr>
            </w:pPr>
            <w:r>
              <w:rPr>
                <w:rFonts w:cs="Arial" w:ascii="Arial" w:hAnsi="Arial"/>
                <w:b/>
                <w:bCs/>
                <w:sz w:val="20"/>
              </w:rPr>
              <w:t>Version</w:t>
            </w:r>
          </w:p>
        </w:tc>
        <w:tc>
          <w:tcPr>
            <w:tcW w:w="2430" w:type="dxa"/>
            <w:tcBorders>
              <w:top w:val="single" w:sz="4" w:space="0" w:color="000000"/>
              <w:start w:val="single" w:sz="4" w:space="0" w:color="000000"/>
              <w:bottom w:val="single" w:sz="4" w:space="0" w:color="000000"/>
              <w:end w:val="single" w:sz="4" w:space="0" w:color="000000"/>
            </w:tcBorders>
            <w:shd w:fill="C0C0C0" w:val="clear"/>
          </w:tcPr>
          <w:p>
            <w:pPr>
              <w:pStyle w:val="Normal"/>
              <w:rPr>
                <w:rFonts w:ascii="Arial" w:hAnsi="Arial" w:cs="Arial"/>
                <w:b/>
                <w:bCs/>
                <w:sz w:val="20"/>
              </w:rPr>
            </w:pPr>
            <w:r>
              <w:rPr>
                <w:rFonts w:cs="Arial" w:ascii="Arial" w:hAnsi="Arial"/>
                <w:b/>
                <w:bCs/>
                <w:sz w:val="20"/>
              </w:rPr>
              <w:t>Description</w:t>
            </w:r>
          </w:p>
        </w:tc>
        <w:tc>
          <w:tcPr>
            <w:tcW w:w="2186" w:type="dxa"/>
            <w:tcBorders>
              <w:top w:val="single" w:sz="4" w:space="0" w:color="000000"/>
              <w:start w:val="single" w:sz="4" w:space="0" w:color="000000"/>
              <w:bottom w:val="single" w:sz="4" w:space="0" w:color="000000"/>
              <w:end w:val="single" w:sz="4" w:space="0" w:color="000000"/>
            </w:tcBorders>
            <w:shd w:fill="C0C0C0" w:val="clear"/>
          </w:tcPr>
          <w:p>
            <w:pPr>
              <w:pStyle w:val="Normal"/>
              <w:rPr>
                <w:rFonts w:ascii="Arial" w:hAnsi="Arial" w:cs="Arial"/>
                <w:b/>
                <w:bCs/>
                <w:sz w:val="20"/>
              </w:rPr>
            </w:pPr>
            <w:r>
              <w:rPr>
                <w:rFonts w:cs="Arial" w:ascii="Arial" w:hAnsi="Arial"/>
                <w:b/>
                <w:bCs/>
                <w:sz w:val="20"/>
              </w:rPr>
              <w:t xml:space="preserve">Prepared by </w:t>
            </w:r>
          </w:p>
        </w:tc>
        <w:tc>
          <w:tcPr>
            <w:tcW w:w="2129" w:type="dxa"/>
            <w:tcBorders>
              <w:top w:val="single" w:sz="4" w:space="0" w:color="000000"/>
              <w:start w:val="single" w:sz="4" w:space="0" w:color="000000"/>
              <w:bottom w:val="single" w:sz="4" w:space="0" w:color="000000"/>
              <w:end w:val="single" w:sz="4" w:space="0" w:color="000000"/>
            </w:tcBorders>
            <w:shd w:fill="C0C0C0" w:val="clear"/>
          </w:tcPr>
          <w:p>
            <w:pPr>
              <w:pStyle w:val="Normal"/>
              <w:rPr>
                <w:rFonts w:ascii="Arial" w:hAnsi="Arial" w:cs="Arial"/>
                <w:b/>
                <w:bCs/>
                <w:sz w:val="20"/>
              </w:rPr>
            </w:pPr>
            <w:r>
              <w:rPr>
                <w:rFonts w:cs="Arial" w:ascii="Arial" w:hAnsi="Arial"/>
                <w:b/>
                <w:bCs/>
                <w:sz w:val="20"/>
              </w:rPr>
              <w:t>Approved by</w:t>
            </w:r>
          </w:p>
        </w:tc>
      </w:tr>
      <w:tr>
        <w:trPr>
          <w:trHeight w:val="360" w:hRule="atLeast"/>
        </w:trPr>
        <w:tc>
          <w:tcPr>
            <w:tcW w:w="1638"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Arial" w:hAnsi="Arial" w:cs="Arial"/>
                <w:sz w:val="20"/>
              </w:rPr>
            </w:pPr>
            <w:r>
              <w:rPr>
                <w:rFonts w:cs="Arial" w:ascii="Arial" w:hAnsi="Arial"/>
                <w:sz w:val="20"/>
              </w:rPr>
              <w:t xml:space="preserve">26.08.2026</w:t>
            </w:r>
          </w:p>
        </w:tc>
        <w:tc>
          <w:tcPr>
            <w:tcW w:w="95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Arial" w:hAnsi="Arial" w:cs="Arial"/>
                <w:sz w:val="20"/>
              </w:rPr>
            </w:pPr>
            <w:r>
              <w:rPr>
                <w:rFonts w:cs="Arial" w:ascii="Arial" w:hAnsi="Arial"/>
                <w:sz w:val="20"/>
              </w:rPr>
              <w:t xml:space="preserve">1.0</w:t>
            </w:r>
          </w:p>
        </w:tc>
        <w:tc>
          <w:tcPr>
            <w:tcW w:w="243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Arial" w:hAnsi="Arial" w:cs="Arial"/>
                <w:sz w:val="20"/>
              </w:rPr>
            </w:pPr>
            <w:r>
              <w:rPr>
                <w:rFonts w:cs="Arial" w:ascii="Arial" w:hAnsi="Arial"/>
                <w:sz w:val="20"/>
              </w:rPr>
              <w:t xml:space="preserve">Initial build from Clause 34 TDS Report FS v1 (21.08.2026)</w:t>
            </w:r>
          </w:p>
        </w:tc>
        <w:tc>
          <w:tcPr>
            <w:tcW w:w="21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Arial" w:hAnsi="Arial" w:cs="Arial"/>
                <w:sz w:val="20"/>
              </w:rPr>
            </w:pPr>
            <w:r>
              <w:rPr>
                <w:rFonts w:cs="Arial" w:ascii="Arial" w:hAnsi="Arial"/>
                <w:sz w:val="20"/>
              </w:rPr>
              <w:t xml:space="preserve">Arnav Johri</w:t>
            </w:r>
          </w:p>
        </w:tc>
        <w:tc>
          <w:tcPr>
            <w:tcW w:w="212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t xml:space="preserve"/>
            </w:r>
          </w:p>
        </w:tc>
      </w:tr>
      <w:tr>
        <w:trPr>
          <w:trHeight w:val="360" w:hRule="atLeast"/>
        </w:trPr>
        <w:tc>
          <w:tcPr>
            <w:tcW w:w="1638"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Arial" w:hAnsi="Arial" w:cs="Arial"/>
                <w:sz w:val="20"/>
              </w:rPr>
            </w:pPr>
            <w:r>
              <w:rPr>
                <w:rFonts w:cs="Arial" w:ascii="Arial" w:hAnsi="Arial"/>
                <w:sz w:val="20"/>
              </w:rPr>
              <w:t xml:space="preserve">27.08.2026</w:t>
            </w:r>
          </w:p>
        </w:tc>
        <w:tc>
          <w:tcPr>
            <w:tcW w:w="95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Arial" w:hAnsi="Arial" w:cs="Arial"/>
                <w:sz w:val="20"/>
              </w:rPr>
            </w:pPr>
            <w:r>
              <w:rPr>
                <w:rFonts w:cs="Arial" w:ascii="Arial" w:hAnsi="Arial"/>
                <w:sz w:val="20"/>
              </w:rPr>
              <w:t xml:space="preserve">1.1</w:t>
            </w:r>
          </w:p>
        </w:tc>
        <w:tc>
          <w:tcPr>
            <w:tcW w:w="243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Arial" w:hAnsi="Arial" w:cs="Arial"/>
                <w:sz w:val="20"/>
              </w:rPr>
            </w:pPr>
            <w:r>
              <w:rPr>
                <w:rFonts w:cs="Arial" w:ascii="Arial" w:hAnsi="Arial"/>
                <w:sz w:val="20"/>
              </w:rPr>
              <w:t xml:space="preserve">Build aligned to FS as written; authorisation check; activation and first two live runs</w:t>
            </w:r>
          </w:p>
        </w:tc>
        <w:tc>
          <w:tcPr>
            <w:tcW w:w="21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Arial" w:hAnsi="Arial" w:cs="Arial"/>
                <w:sz w:val="20"/>
              </w:rPr>
            </w:pPr>
            <w:r>
              <w:rPr>
                <w:rFonts w:cs="Arial" w:ascii="Arial" w:hAnsi="Arial"/>
                <w:sz w:val="20"/>
              </w:rPr>
              <w:t xml:space="preserve">Arnav Johri</w:t>
            </w:r>
          </w:p>
        </w:tc>
        <w:tc>
          <w:tcPr>
            <w:tcW w:w="212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t xml:space="preserve"/>
            </w:r>
          </w:p>
        </w:tc>
      </w:tr>
      <w:tr>
        <w:trPr>
          <w:trHeight w:val="360" w:hRule="atLeast"/>
        </w:trPr>
        <w:tc>
          <w:tcPr>
            <w:tcW w:w="1638"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Arial" w:hAnsi="Arial" w:cs="Arial"/>
                <w:sz w:val="20"/>
              </w:rPr>
            </w:pPr>
            <w:r>
              <w:rPr>
                <w:rFonts w:cs="Arial" w:ascii="Arial" w:hAnsi="Arial"/>
                <w:sz w:val="20"/>
              </w:rPr>
              <w:t xml:space="preserve">07.09.2026</w:t>
            </w:r>
          </w:p>
        </w:tc>
        <w:tc>
          <w:tcPr>
            <w:tcW w:w="95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Arial" w:hAnsi="Arial" w:cs="Arial"/>
                <w:sz w:val="20"/>
              </w:rPr>
            </w:pPr>
            <w:r>
              <w:rPr>
                <w:rFonts w:cs="Arial" w:ascii="Arial" w:hAnsi="Arial"/>
                <w:sz w:val="20"/>
              </w:rPr>
              <w:t xml:space="preserve">1.2</w:t>
            </w:r>
          </w:p>
        </w:tc>
        <w:tc>
          <w:tcPr>
            <w:tcW w:w="243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Arial" w:hAnsi="Arial" w:cs="Arial"/>
                <w:sz w:val="20"/>
              </w:rPr>
            </w:pPr>
            <w:r>
              <w:rPr>
                <w:rFonts w:cs="Arial" w:ascii="Arial" w:hAnsi="Arial"/>
                <w:sz w:val="20"/>
              </w:rPr>
              <w:t xml:space="preserve">Section Code filter on column H, vendor F4, item status filter, column Z Debit/Credit, title renamed</w:t>
            </w:r>
          </w:p>
        </w:tc>
        <w:tc>
          <w:tcPr>
            <w:tcW w:w="21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Arial" w:hAnsi="Arial" w:cs="Arial"/>
                <w:sz w:val="20"/>
              </w:rPr>
            </w:pPr>
            <w:r>
              <w:rPr>
                <w:rFonts w:cs="Arial" w:ascii="Arial" w:hAnsi="Arial"/>
                <w:sz w:val="20"/>
              </w:rPr>
              <w:t xml:space="preserve">Arnav Johri</w:t>
            </w:r>
          </w:p>
        </w:tc>
        <w:tc>
          <w:tcPr>
            <w:tcW w:w="212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t xml:space="preserve"/>
            </w:r>
          </w:p>
        </w:tc>
      </w:tr>
      <w:tr>
        <w:trPr>
          <w:trHeight w:val="360" w:hRule="atLeast"/>
        </w:trPr>
        <w:tc>
          <w:tcPr>
            <w:tcW w:w="1638"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Arial" w:hAnsi="Arial" w:cs="Arial"/>
                <w:sz w:val="20"/>
              </w:rPr>
            </w:pPr>
            <w:r>
              <w:rPr>
                <w:rFonts w:cs="Arial" w:ascii="Arial" w:hAnsi="Arial"/>
                <w:sz w:val="20"/>
              </w:rPr>
              <w:t xml:space="preserve">15.09.2026</w:t>
            </w:r>
          </w:p>
        </w:tc>
        <w:tc>
          <w:tcPr>
            <w:tcW w:w="95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Arial" w:hAnsi="Arial" w:cs="Arial"/>
                <w:sz w:val="20"/>
              </w:rPr>
            </w:pPr>
            <w:r>
              <w:rPr>
                <w:rFonts w:cs="Arial" w:ascii="Arial" w:hAnsi="Arial"/>
                <w:sz w:val="20"/>
              </w:rPr>
              <w:t xml:space="preserve">1.3</w:t>
            </w:r>
          </w:p>
        </w:tc>
        <w:tc>
          <w:tcPr>
            <w:tcW w:w="243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Arial" w:hAnsi="Arial" w:cs="Arial"/>
                <w:sz w:val="20"/>
              </w:rPr>
            </w:pPr>
            <w:r>
              <w:rPr>
                <w:rFonts w:cs="Arial" w:ascii="Arial" w:hAnsi="Arial"/>
                <w:sz w:val="20"/>
              </w:rPr>
              <w:t xml:space="preserve">Cleared down payments excluded; one row per document + tax code; GL fallback for documents without WIT line</w:t>
            </w:r>
          </w:p>
        </w:tc>
        <w:tc>
          <w:tcPr>
            <w:tcW w:w="21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Arial" w:hAnsi="Arial" w:cs="Arial"/>
                <w:sz w:val="20"/>
              </w:rPr>
            </w:pPr>
            <w:r>
              <w:rPr>
                <w:rFonts w:cs="Arial" w:ascii="Arial" w:hAnsi="Arial"/>
                <w:sz w:val="20"/>
              </w:rPr>
              <w:t xml:space="preserve">Arnav Johri</w:t>
            </w:r>
          </w:p>
        </w:tc>
        <w:tc>
          <w:tcPr>
            <w:tcW w:w="212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t xml:space="preserve"/>
            </w:r>
          </w:p>
        </w:tc>
      </w:tr>
      <w:tr>
        <w:trPr>
          <w:trHeight w:val="360" w:hRule="atLeast"/>
        </w:trPr>
        <w:tc>
          <w:tcPr>
            <w:tcW w:w="1638"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Arial" w:hAnsi="Arial" w:cs="Arial"/>
                <w:sz w:val="20"/>
              </w:rPr>
            </w:pPr>
            <w:r>
              <w:rPr>
                <w:rFonts w:cs="Arial" w:ascii="Arial" w:hAnsi="Arial"/>
                <w:sz w:val="20"/>
              </w:rPr>
              <w:t xml:space="preserve">29.09.2026</w:t>
            </w:r>
          </w:p>
        </w:tc>
        <w:tc>
          <w:tcPr>
            <w:tcW w:w="95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Arial" w:hAnsi="Arial" w:cs="Arial"/>
                <w:sz w:val="20"/>
              </w:rPr>
            </w:pPr>
            <w:r>
              <w:rPr>
                <w:rFonts w:cs="Arial" w:ascii="Arial" w:hAnsi="Arial"/>
                <w:sz w:val="20"/>
              </w:rPr>
              <w:t xml:space="preserve">1.4</w:t>
            </w:r>
          </w:p>
        </w:tc>
        <w:tc>
          <w:tcPr>
            <w:tcW w:w="2430"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Arial" w:hAnsi="Arial" w:cs="Arial"/>
                <w:sz w:val="20"/>
              </w:rPr>
            </w:pPr>
            <w:r>
              <w:rPr>
                <w:rFonts w:cs="Arial" w:ascii="Arial" w:hAnsi="Arial"/>
                <w:sz w:val="20"/>
              </w:rPr>
              <w:t xml:space="preserve">TS transferred to Astral TS template</w:t>
            </w:r>
          </w:p>
        </w:tc>
        <w:tc>
          <w:tcPr>
            <w:tcW w:w="2186" w:type="dxa"/>
            <w:tcBorders>
              <w:top w:val="single" w:sz="4" w:space="0" w:color="000000"/>
              <w:start w:val="single" w:sz="4" w:space="0" w:color="000000"/>
              <w:bottom w:val="single" w:sz="4" w:space="0" w:color="000000"/>
              <w:end w:val="single" w:sz="4" w:space="0" w:color="000000"/>
            </w:tcBorders>
            <w:vAlign w:val="bottom"/>
          </w:tcPr>
          <w:p>
            <w:pPr>
              <w:pStyle w:val="Normal"/>
              <w:snapToGrid w:val="false"/>
              <w:rPr>
                <w:rFonts w:ascii="Arial" w:hAnsi="Arial" w:cs="Arial"/>
                <w:sz w:val="20"/>
              </w:rPr>
            </w:pPr>
            <w:r>
              <w:rPr>
                <w:rFonts w:cs="Arial" w:ascii="Arial" w:hAnsi="Arial"/>
                <w:sz w:val="20"/>
              </w:rPr>
              <w:t xml:space="preserve">Arnav Johri</w:t>
            </w:r>
          </w:p>
        </w:tc>
        <w:tc>
          <w:tcPr>
            <w:tcW w:w="2129" w:type="dxa"/>
            <w:tcBorders>
              <w:top w:val="single" w:sz="4" w:space="0" w:color="000000"/>
              <w:start w:val="single" w:sz="4" w:space="0" w:color="000000"/>
              <w:bottom w:val="single" w:sz="4" w:space="0" w:color="000000"/>
              <w:end w:val="single" w:sz="4" w:space="0" w:color="000000"/>
            </w:tcBorders>
          </w:tcPr>
          <w:p>
            <w:pPr>
              <w:pStyle w:val="Normal"/>
              <w:snapToGrid w:val="false"/>
              <w:rPr>
                <w:rFonts w:ascii="Arial" w:hAnsi="Arial" w:cs="Arial"/>
                <w:sz w:val="20"/>
              </w:rPr>
            </w:pPr>
            <w:r>
              <w:rPr>
                <w:rFonts w:cs="Arial" w:ascii="Arial" w:hAnsi="Arial"/>
                <w:sz w:val="20"/>
              </w:rPr>
              <w:t xml:space="preserve"/>
            </w:r>
          </w:p>
        </w:tc>
      </w:tr>
    </w:tbl>
    <w:p>
      <w:pPr>
        <w:pStyle w:val="Normal"/>
        <w:rPr>
          <w:lang w:val="en-US" w:eastAsia="en-US"/>
        </w:rPr>
      </w:pPr>
      <w:r>
        <w:rPr>
          <w:lang w:val="en-US" w:eastAsia="en-US"/>
        </w:rPr>
      </w:r>
    </w:p>
    <w:p>
      <w:pPr>
        <w:pStyle w:val="Normal"/>
        <w:rPr>
          <w:lang w:val="en-US" w:eastAsia="en-US"/>
        </w:rPr>
      </w:pPr>
      <w:r>
        <w:rPr>
          <w:lang w:val="en-US" w:eastAsia="en-US"/>
        </w:rPr>
      </w:r>
    </w:p>
    <w:p>
      <w:pPr>
        <w:pStyle w:val="07Introduction"/>
        <w:tabs>
          <w:tab w:val="clear" w:pos="709"/>
          <w:tab w:val="left" w:pos="1140" w:leader="none"/>
        </w:tabs>
        <w:ind w:firstLine="709" w:end="0"/>
        <w:rPr>
          <w:b/>
          <w:sz w:val="22"/>
          <w:lang w:val="en-US" w:eastAsia="en-US"/>
        </w:rPr>
      </w:pPr>
      <w:r>
        <w:rPr>
          <w:b/>
          <w:sz w:val="22"/>
          <w:lang w:val="en-US" w:eastAsia="en-US"/>
        </w:rPr>
      </w:r>
    </w:p>
    <w:p>
      <w:pPr>
        <w:pStyle w:val="Normal"/>
        <w:ind w:start="709" w:end="0"/>
        <w:rPr>
          <w:rFonts w:ascii="Arial" w:hAnsi="Arial" w:cs="Arial"/>
          <w:b/>
          <w:sz w:val="22"/>
          <w:lang w:val="en-US"/>
        </w:rPr>
      </w:pPr>
      <w:r>
        <w:rPr>
          <w:rFonts w:cs="Arial" w:ascii="Arial" w:hAnsi="Arial"/>
          <w:b/>
          <w:sz w:val="22"/>
          <w:lang w:val="en-US"/>
        </w:rPr>
      </w:r>
    </w:p>
    <w:p>
      <w:pPr>
        <w:pStyle w:val="Normal"/>
        <w:ind w:start="709" w:end="0"/>
        <w:rPr>
          <w:rFonts w:ascii="Arial" w:hAnsi="Arial" w:cs="Arial"/>
          <w:b/>
          <w:lang w:val="en-US"/>
        </w:rPr>
      </w:pPr>
      <w:r>
        <w:rPr>
          <w:rFonts w:cs="Arial" w:ascii="Arial" w:hAnsi="Arial"/>
          <w:b/>
          <w:lang w:val="en-US"/>
        </w:rPr>
        <w:t>Transport request history</w:t>
      </w:r>
    </w:p>
    <w:p>
      <w:pPr>
        <w:pStyle w:val="Normal"/>
        <w:ind w:start="709" w:end="0"/>
        <w:rPr>
          <w:rFonts w:ascii="Arial" w:hAnsi="Arial" w:cs="Arial"/>
          <w:b/>
          <w:lang w:val="en-US"/>
        </w:rPr>
      </w:pPr>
      <w:r>
        <w:rPr>
          <w:rFonts w:cs="Arial" w:ascii="Arial" w:hAnsi="Arial"/>
          <w:b/>
          <w:lang w:val="en-US"/>
        </w:rPr>
      </w:r>
    </w:p>
    <w:tbl>
      <w:tblPr>
        <w:tblW w:w="10762" w:type="dxa"/>
        <w:jc w:val="start"/>
        <w:tblInd w:w="0" w:type="dxa"/>
        <w:tblLayout w:type="fixed"/>
        <w:tblCellMar>
          <w:top w:w="0" w:type="dxa"/>
          <w:start w:w="108" w:type="dxa"/>
          <w:bottom w:w="0" w:type="dxa"/>
          <w:end w:w="108" w:type="dxa"/>
        </w:tblCellMar>
      </w:tblPr>
      <w:tblGrid>
        <w:gridCol w:w="514"/>
        <w:gridCol w:w="1844"/>
        <w:gridCol w:w="2980"/>
        <w:gridCol w:w="1250"/>
        <w:gridCol w:w="1080"/>
        <w:gridCol w:w="814"/>
        <w:gridCol w:w="621"/>
        <w:gridCol w:w="1038"/>
        <w:gridCol w:w="621"/>
      </w:tblGrid>
      <w:tr>
        <w:trPr>
          <w:trHeight w:val="343" w:hRule="atLeast"/>
        </w:trPr>
        <w:tc>
          <w:tcPr>
            <w:tcW w:w="514" w:type="dxa"/>
            <w:tcBorders>
              <w:top w:val="single" w:sz="4" w:space="0" w:color="000000"/>
              <w:start w:val="single" w:sz="4" w:space="0" w:color="000000"/>
              <w:bottom w:val="single" w:sz="4" w:space="0" w:color="000000"/>
              <w:end w:val="single" w:sz="4" w:space="0" w:color="000000"/>
            </w:tcBorders>
          </w:tcPr>
          <w:p>
            <w:pPr>
              <w:pStyle w:val="07Introduction"/>
              <w:tabs>
                <w:tab w:val="clear" w:pos="709"/>
                <w:tab w:val="left" w:pos="1140" w:leader="none"/>
              </w:tabs>
              <w:rPr>
                <w:color w:val="000000"/>
                <w:sz w:val="20"/>
                <w:lang w:val="en-US"/>
              </w:rPr>
            </w:pPr>
            <w:r>
              <w:rPr>
                <w:color w:val="000000"/>
                <w:sz w:val="20"/>
                <w:lang w:val="en-US"/>
              </w:rPr>
              <w:t>Sl. No.</w:t>
            </w:r>
          </w:p>
        </w:tc>
        <w:tc>
          <w:tcPr>
            <w:tcW w:w="1844" w:type="dxa"/>
            <w:tcBorders>
              <w:top w:val="single" w:sz="4" w:space="0" w:color="000000"/>
              <w:start w:val="single" w:sz="4" w:space="0" w:color="000000"/>
              <w:bottom w:val="single" w:sz="4" w:space="0" w:color="000000"/>
              <w:end w:val="single" w:sz="4" w:space="0" w:color="000000"/>
            </w:tcBorders>
          </w:tcPr>
          <w:p>
            <w:pPr>
              <w:pStyle w:val="07Introduction"/>
              <w:tabs>
                <w:tab w:val="clear" w:pos="709"/>
                <w:tab w:val="left" w:pos="1140" w:leader="none"/>
              </w:tabs>
              <w:rPr>
                <w:color w:val="000000"/>
                <w:sz w:val="20"/>
                <w:lang w:val="en-US"/>
              </w:rPr>
            </w:pPr>
            <w:r>
              <w:rPr>
                <w:color w:val="000000"/>
                <w:sz w:val="20"/>
                <w:lang w:val="en-US"/>
              </w:rPr>
              <w:t>TR Number</w:t>
            </w:r>
          </w:p>
        </w:tc>
        <w:tc>
          <w:tcPr>
            <w:tcW w:w="2980" w:type="dxa"/>
            <w:tcBorders>
              <w:top w:val="single" w:sz="4" w:space="0" w:color="000000"/>
              <w:start w:val="single" w:sz="4" w:space="0" w:color="000000"/>
              <w:bottom w:val="single" w:sz="4" w:space="0" w:color="000000"/>
              <w:end w:val="single" w:sz="4" w:space="0" w:color="000000"/>
            </w:tcBorders>
          </w:tcPr>
          <w:p>
            <w:pPr>
              <w:pStyle w:val="07Introduction"/>
              <w:tabs>
                <w:tab w:val="clear" w:pos="709"/>
                <w:tab w:val="left" w:pos="1140" w:leader="none"/>
              </w:tabs>
              <w:rPr>
                <w:color w:val="000000"/>
                <w:sz w:val="20"/>
                <w:lang w:val="en-US"/>
              </w:rPr>
            </w:pPr>
            <w:r>
              <w:rPr>
                <w:color w:val="000000"/>
                <w:sz w:val="20"/>
                <w:lang w:val="en-US"/>
              </w:rPr>
              <w:t>Description</w:t>
            </w:r>
          </w:p>
        </w:tc>
        <w:tc>
          <w:tcPr>
            <w:tcW w:w="1250" w:type="dxa"/>
            <w:tcBorders>
              <w:top w:val="single" w:sz="4" w:space="0" w:color="000000"/>
              <w:start w:val="single" w:sz="4" w:space="0" w:color="000000"/>
              <w:bottom w:val="single" w:sz="4" w:space="0" w:color="000000"/>
              <w:end w:val="single" w:sz="4" w:space="0" w:color="000000"/>
            </w:tcBorders>
          </w:tcPr>
          <w:p>
            <w:pPr>
              <w:pStyle w:val="07Introduction"/>
              <w:tabs>
                <w:tab w:val="clear" w:pos="709"/>
                <w:tab w:val="left" w:pos="1140" w:leader="none"/>
              </w:tabs>
              <w:rPr>
                <w:color w:val="000000"/>
                <w:sz w:val="20"/>
                <w:lang w:val="en-US"/>
              </w:rPr>
            </w:pPr>
            <w:r>
              <w:rPr>
                <w:color w:val="000000"/>
                <w:sz w:val="20"/>
                <w:lang w:val="en-US"/>
              </w:rPr>
              <w:t>Date</w:t>
            </w:r>
          </w:p>
        </w:tc>
        <w:tc>
          <w:tcPr>
            <w:tcW w:w="1080" w:type="dxa"/>
            <w:tcBorders>
              <w:top w:val="single" w:sz="4" w:space="0" w:color="000000"/>
              <w:start w:val="single" w:sz="4" w:space="0" w:color="000000"/>
              <w:bottom w:val="single" w:sz="4" w:space="0" w:color="000000"/>
              <w:end w:val="single" w:sz="4" w:space="0" w:color="000000"/>
            </w:tcBorders>
          </w:tcPr>
          <w:p>
            <w:pPr>
              <w:pStyle w:val="07Introduction"/>
              <w:tabs>
                <w:tab w:val="clear" w:pos="709"/>
                <w:tab w:val="left" w:pos="1140" w:leader="none"/>
              </w:tabs>
              <w:rPr>
                <w:color w:val="000000"/>
                <w:sz w:val="20"/>
                <w:lang w:val="en-US"/>
              </w:rPr>
            </w:pPr>
            <w:r>
              <w:rPr>
                <w:color w:val="000000"/>
                <w:sz w:val="20"/>
                <w:lang w:val="en-US"/>
              </w:rPr>
              <w:t>Created by</w:t>
            </w:r>
          </w:p>
        </w:tc>
        <w:tc>
          <w:tcPr>
            <w:tcW w:w="814" w:type="dxa"/>
            <w:tcBorders>
              <w:top w:val="single" w:sz="4" w:space="0" w:color="000000"/>
              <w:start w:val="single" w:sz="4" w:space="0" w:color="000000"/>
              <w:bottom w:val="single" w:sz="4" w:space="0" w:color="000000"/>
              <w:end w:val="single" w:sz="4" w:space="0" w:color="000000"/>
            </w:tcBorders>
          </w:tcPr>
          <w:p>
            <w:pPr>
              <w:pStyle w:val="07Introduction"/>
              <w:tabs>
                <w:tab w:val="clear" w:pos="709"/>
                <w:tab w:val="left" w:pos="1140" w:leader="none"/>
              </w:tabs>
              <w:rPr>
                <w:color w:val="000000"/>
                <w:sz w:val="20"/>
                <w:lang w:val="en-US"/>
              </w:rPr>
            </w:pPr>
            <w:r>
              <w:rPr>
                <w:color w:val="000000"/>
                <w:sz w:val="20"/>
                <w:lang w:val="en-US"/>
              </w:rPr>
              <w:t>Approved to QA by</w:t>
            </w:r>
          </w:p>
        </w:tc>
        <w:tc>
          <w:tcPr>
            <w:tcW w:w="621" w:type="dxa"/>
            <w:tcBorders>
              <w:top w:val="single" w:sz="4" w:space="0" w:color="000000"/>
              <w:start w:val="single" w:sz="4" w:space="0" w:color="000000"/>
              <w:bottom w:val="single" w:sz="4" w:space="0" w:color="000000"/>
              <w:end w:val="single" w:sz="4" w:space="0" w:color="000000"/>
            </w:tcBorders>
          </w:tcPr>
          <w:p>
            <w:pPr>
              <w:pStyle w:val="07Introduction"/>
              <w:tabs>
                <w:tab w:val="clear" w:pos="709"/>
                <w:tab w:val="left" w:pos="1140" w:leader="none"/>
              </w:tabs>
              <w:rPr>
                <w:color w:val="000000"/>
                <w:sz w:val="20"/>
                <w:lang w:val="en-US"/>
              </w:rPr>
            </w:pPr>
            <w:r>
              <w:rPr>
                <w:color w:val="000000"/>
                <w:sz w:val="20"/>
                <w:lang w:val="en-US"/>
              </w:rPr>
              <w:t>Date</w:t>
            </w:r>
          </w:p>
        </w:tc>
        <w:tc>
          <w:tcPr>
            <w:tcW w:w="1038" w:type="dxa"/>
            <w:tcBorders>
              <w:top w:val="single" w:sz="4" w:space="0" w:color="000000"/>
              <w:start w:val="single" w:sz="4" w:space="0" w:color="000000"/>
              <w:bottom w:val="single" w:sz="4" w:space="0" w:color="000000"/>
              <w:end w:val="single" w:sz="4" w:space="0" w:color="000000"/>
            </w:tcBorders>
          </w:tcPr>
          <w:p>
            <w:pPr>
              <w:pStyle w:val="07Introduction"/>
              <w:tabs>
                <w:tab w:val="clear" w:pos="709"/>
                <w:tab w:val="left" w:pos="1140" w:leader="none"/>
              </w:tabs>
              <w:rPr>
                <w:color w:val="000000"/>
                <w:sz w:val="20"/>
                <w:lang w:val="en-US"/>
              </w:rPr>
            </w:pPr>
            <w:r>
              <w:rPr>
                <w:color w:val="000000"/>
                <w:sz w:val="20"/>
                <w:lang w:val="en-US"/>
              </w:rPr>
              <w:t>Approved to PRD by</w:t>
            </w:r>
          </w:p>
        </w:tc>
        <w:tc>
          <w:tcPr>
            <w:tcW w:w="621" w:type="dxa"/>
            <w:tcBorders>
              <w:top w:val="single" w:sz="4" w:space="0" w:color="000000"/>
              <w:start w:val="single" w:sz="4" w:space="0" w:color="000000"/>
              <w:bottom w:val="single" w:sz="4" w:space="0" w:color="000000"/>
              <w:end w:val="single" w:sz="4" w:space="0" w:color="000000"/>
            </w:tcBorders>
          </w:tcPr>
          <w:p>
            <w:pPr>
              <w:pStyle w:val="07Introduction"/>
              <w:tabs>
                <w:tab w:val="clear" w:pos="709"/>
                <w:tab w:val="left" w:pos="1140" w:leader="none"/>
              </w:tabs>
              <w:rPr>
                <w:color w:val="000000"/>
                <w:sz w:val="20"/>
                <w:lang w:val="en-US"/>
              </w:rPr>
            </w:pPr>
            <w:r>
              <w:rPr>
                <w:color w:val="000000"/>
                <w:sz w:val="20"/>
                <w:lang w:val="en-US"/>
              </w:rPr>
              <w:t>Date</w:t>
            </w:r>
          </w:p>
        </w:tc>
      </w:tr>
      <w:tr>
        <w:trPr>
          <w:trHeight w:val="343" w:hRule="atLeast"/>
        </w:trPr>
        <w:tc>
          <w:tcPr>
            <w:tcW w:w="514" w:type="dxa"/>
            <w:tcBorders>
              <w:top w:val="single" w:sz="4" w:space="0" w:color="000000"/>
              <w:start w:val="single" w:sz="4" w:space="0" w:color="000000"/>
              <w:bottom w:val="single" w:sz="4" w:space="0" w:color="000000"/>
              <w:end w:val="single" w:sz="4" w:space="0" w:color="000000"/>
            </w:tcBorders>
          </w:tcPr>
          <w:p>
            <w:pPr>
              <w:pStyle w:val="07Introduction"/>
              <w:tabs>
                <w:tab w:val="clear" w:pos="709"/>
                <w:tab w:val="left" w:pos="1140" w:leader="none"/>
              </w:tabs>
              <w:snapToGrid w:val="false"/>
              <w:rPr>
                <w:color w:val="000000"/>
                <w:sz w:val="20"/>
                <w:lang w:val="en-US"/>
              </w:rPr>
            </w:pPr>
            <w:r>
              <w:rPr>
                <w:color w:val="000000"/>
                <w:sz w:val="20"/>
                <w:lang w:val="en-US"/>
              </w:rPr>
              <w:t xml:space="preserve">1</w:t>
            </w:r>
          </w:p>
        </w:tc>
        <w:tc>
          <w:tcPr>
            <w:tcW w:w="1844" w:type="dxa"/>
            <w:tcBorders>
              <w:top w:val="single" w:sz="4" w:space="0" w:color="000000"/>
              <w:start w:val="single" w:sz="4" w:space="0" w:color="000000"/>
              <w:bottom w:val="single" w:sz="4" w:space="0" w:color="000000"/>
              <w:end w:val="single" w:sz="4" w:space="0" w:color="000000"/>
            </w:tcBorders>
          </w:tcPr>
          <w:p>
            <w:pPr>
              <w:pStyle w:val="07Introduction"/>
              <w:tabs>
                <w:tab w:val="clear" w:pos="709"/>
                <w:tab w:val="left" w:pos="1140" w:leader="none"/>
              </w:tabs>
              <w:snapToGrid w:val="false"/>
              <w:rPr>
                <w:color w:val="000000"/>
                <w:sz w:val="20"/>
                <w:lang w:val="en-US"/>
              </w:rPr>
            </w:pPr>
            <w:r>
              <w:rPr>
                <w:color w:val="000000"/>
                <w:sz w:val="20"/>
                <w:lang w:val="en-US"/>
              </w:rPr>
              <w:t xml:space="preserve"/>
            </w:r>
          </w:p>
        </w:tc>
        <w:tc>
          <w:tcPr>
            <w:tcW w:w="2980" w:type="dxa"/>
            <w:tcBorders>
              <w:top w:val="single" w:sz="4" w:space="0" w:color="000000"/>
              <w:start w:val="single" w:sz="4" w:space="0" w:color="000000"/>
              <w:bottom w:val="single" w:sz="4" w:space="0" w:color="000000"/>
              <w:end w:val="single" w:sz="4" w:space="0" w:color="000000"/>
            </w:tcBorders>
          </w:tcPr>
          <w:p>
            <w:pPr>
              <w:pStyle w:val="07Introduction"/>
              <w:tabs>
                <w:tab w:val="clear" w:pos="709"/>
                <w:tab w:val="left" w:pos="1140" w:leader="none"/>
              </w:tabs>
              <w:snapToGrid w:val="false"/>
              <w:rPr>
                <w:color w:val="000000"/>
                <w:sz w:val="20"/>
                <w:lang w:val="en-US"/>
              </w:rPr>
            </w:pPr>
            <w:r>
              <w:rPr>
                <w:color w:val="000000"/>
                <w:sz w:val="20"/>
                <w:lang w:val="en-US"/>
              </w:rPr>
              <w:t xml:space="preserve">ZFI_TDS_CL34 – TDS Reporting as per Clause 34(a) (program + 3 includes)</w:t>
            </w:r>
          </w:p>
        </w:tc>
        <w:tc>
          <w:tcPr>
            <w:tcW w:w="1250" w:type="dxa"/>
            <w:tcBorders>
              <w:top w:val="single" w:sz="4" w:space="0" w:color="000000"/>
              <w:start w:val="single" w:sz="4" w:space="0" w:color="000000"/>
              <w:bottom w:val="single" w:sz="4" w:space="0" w:color="000000"/>
              <w:end w:val="single" w:sz="4" w:space="0" w:color="000000"/>
            </w:tcBorders>
          </w:tcPr>
          <w:p>
            <w:pPr>
              <w:pStyle w:val="07Introduction"/>
              <w:tabs>
                <w:tab w:val="clear" w:pos="709"/>
                <w:tab w:val="left" w:pos="1140" w:leader="none"/>
              </w:tabs>
              <w:snapToGrid w:val="false"/>
              <w:rPr>
                <w:color w:val="000000"/>
                <w:sz w:val="20"/>
                <w:lang w:val="en-US"/>
              </w:rPr>
            </w:pPr>
            <w:r>
              <w:rPr>
                <w:color w:val="000000"/>
                <w:sz w:val="20"/>
                <w:lang w:val="en-US"/>
              </w:rPr>
              <w:t xml:space="preserve">26.08.2026</w:t>
            </w:r>
          </w:p>
        </w:tc>
        <w:tc>
          <w:tcPr>
            <w:tcW w:w="1080" w:type="dxa"/>
            <w:tcBorders>
              <w:top w:val="single" w:sz="4" w:space="0" w:color="000000"/>
              <w:start w:val="single" w:sz="4" w:space="0" w:color="000000"/>
              <w:bottom w:val="single" w:sz="4" w:space="0" w:color="000000"/>
              <w:end w:val="single" w:sz="4" w:space="0" w:color="000000"/>
            </w:tcBorders>
          </w:tcPr>
          <w:p>
            <w:pPr>
              <w:pStyle w:val="07Introduction"/>
              <w:tabs>
                <w:tab w:val="clear" w:pos="709"/>
                <w:tab w:val="left" w:pos="1140" w:leader="none"/>
              </w:tabs>
              <w:snapToGrid w:val="false"/>
              <w:rPr>
                <w:color w:val="000000"/>
                <w:sz w:val="20"/>
                <w:lang w:val="en-US"/>
              </w:rPr>
            </w:pPr>
            <w:r>
              <w:rPr>
                <w:color w:val="000000"/>
                <w:sz w:val="20"/>
                <w:lang w:val="en-US"/>
              </w:rPr>
              <w:t xml:space="preserve">Arnav Johri</w:t>
            </w:r>
          </w:p>
        </w:tc>
        <w:tc>
          <w:tcPr>
            <w:tcW w:w="814" w:type="dxa"/>
            <w:tcBorders>
              <w:top w:val="single" w:sz="4" w:space="0" w:color="000000"/>
              <w:start w:val="single" w:sz="4" w:space="0" w:color="000000"/>
              <w:bottom w:val="single" w:sz="4" w:space="0" w:color="000000"/>
              <w:end w:val="single" w:sz="4" w:space="0" w:color="000000"/>
            </w:tcBorders>
          </w:tcPr>
          <w:p>
            <w:pPr>
              <w:pStyle w:val="07Introduction"/>
              <w:tabs>
                <w:tab w:val="clear" w:pos="709"/>
                <w:tab w:val="left" w:pos="1140" w:leader="none"/>
              </w:tabs>
              <w:snapToGrid w:val="false"/>
              <w:rPr>
                <w:color w:val="000000"/>
                <w:sz w:val="20"/>
                <w:lang w:val="en-US"/>
              </w:rPr>
            </w:pPr>
            <w:r>
              <w:rPr>
                <w:color w:val="000000"/>
                <w:sz w:val="20"/>
                <w:lang w:val="en-US"/>
              </w:rPr>
              <w:t xml:space="preserve"/>
            </w:r>
          </w:p>
        </w:tc>
        <w:tc>
          <w:tcPr>
            <w:tcW w:w="621" w:type="dxa"/>
            <w:tcBorders>
              <w:top w:val="single" w:sz="4" w:space="0" w:color="000000"/>
              <w:start w:val="single" w:sz="4" w:space="0" w:color="000000"/>
              <w:bottom w:val="single" w:sz="4" w:space="0" w:color="000000"/>
              <w:end w:val="single" w:sz="4" w:space="0" w:color="000000"/>
            </w:tcBorders>
          </w:tcPr>
          <w:p>
            <w:pPr>
              <w:pStyle w:val="07Introduction"/>
              <w:tabs>
                <w:tab w:val="clear" w:pos="709"/>
                <w:tab w:val="left" w:pos="1140" w:leader="none"/>
              </w:tabs>
              <w:snapToGrid w:val="false"/>
              <w:rPr>
                <w:color w:val="000000"/>
                <w:sz w:val="20"/>
                <w:lang w:val="en-US"/>
              </w:rPr>
            </w:pPr>
            <w:r>
              <w:rPr>
                <w:color w:val="000000"/>
                <w:sz w:val="20"/>
                <w:lang w:val="en-US"/>
              </w:rPr>
              <w:t xml:space="preserve"/>
            </w:r>
          </w:p>
        </w:tc>
        <w:tc>
          <w:tcPr>
            <w:tcW w:w="1038" w:type="dxa"/>
            <w:tcBorders>
              <w:top w:val="single" w:sz="4" w:space="0" w:color="000000"/>
              <w:start w:val="single" w:sz="4" w:space="0" w:color="000000"/>
              <w:bottom w:val="single" w:sz="4" w:space="0" w:color="000000"/>
              <w:end w:val="single" w:sz="4" w:space="0" w:color="000000"/>
            </w:tcBorders>
          </w:tcPr>
          <w:p>
            <w:pPr>
              <w:pStyle w:val="07Introduction"/>
              <w:tabs>
                <w:tab w:val="clear" w:pos="709"/>
                <w:tab w:val="left" w:pos="1140" w:leader="none"/>
              </w:tabs>
              <w:snapToGrid w:val="false"/>
              <w:rPr>
                <w:color w:val="000000"/>
                <w:sz w:val="20"/>
                <w:lang w:val="en-US"/>
              </w:rPr>
            </w:pPr>
            <w:r>
              <w:rPr>
                <w:color w:val="000000"/>
                <w:sz w:val="20"/>
                <w:lang w:val="en-US"/>
              </w:rPr>
              <w:t xml:space="preserve"/>
            </w:r>
          </w:p>
        </w:tc>
        <w:tc>
          <w:tcPr>
            <w:tcW w:w="621" w:type="dxa"/>
            <w:tcBorders>
              <w:top w:val="single" w:sz="4" w:space="0" w:color="000000"/>
              <w:start w:val="single" w:sz="4" w:space="0" w:color="000000"/>
              <w:bottom w:val="single" w:sz="4" w:space="0" w:color="000000"/>
              <w:end w:val="single" w:sz="4" w:space="0" w:color="000000"/>
            </w:tcBorders>
          </w:tcPr>
          <w:p>
            <w:pPr>
              <w:pStyle w:val="07Introduction"/>
              <w:tabs>
                <w:tab w:val="clear" w:pos="709"/>
                <w:tab w:val="left" w:pos="1140" w:leader="none"/>
              </w:tabs>
              <w:snapToGrid w:val="false"/>
              <w:rPr>
                <w:color w:val="000000"/>
                <w:sz w:val="20"/>
                <w:lang w:val="en-US"/>
              </w:rPr>
            </w:pPr>
            <w:r>
              <w:rPr>
                <w:color w:val="000000"/>
                <w:sz w:val="20"/>
                <w:lang w:val="en-US"/>
              </w:rPr>
              <w:t xml:space="preserve"/>
            </w:r>
          </w:p>
        </w:tc>
      </w:tr>
    </w:tbl>
    <w:p>
      <w:pPr>
        <w:pStyle w:val="07Introduction"/>
        <w:tabs>
          <w:tab w:val="clear" w:pos="709"/>
          <w:tab w:val="left" w:pos="1140" w:leader="none"/>
        </w:tabs>
        <w:rPr>
          <w:rFonts w:cs="Arial"/>
          <w:lang w:val="en-US"/>
        </w:rPr>
      </w:pPr>
      <w:r>
        <w:br w:type="page"/>
      </w:r>
      <w:r>
        <w:rPr>
          <w:rFonts w:cs="Arial"/>
          <w:lang w:val="en-US"/>
        </w:rPr>
      </w:r>
    </w:p>
    <w:p>
      <w:pPr>
        <w:pStyle w:val="Normal"/>
        <w:rPr>
          <w:rFonts w:ascii="Arial" w:hAnsi="Arial" w:cs="Arial"/>
          <w:b/>
          <w:bCs/>
        </w:rPr>
      </w:pPr>
      <w:r>
        <w:rPr>
          <w:rFonts w:cs="Arial" w:ascii="Arial" w:hAnsi="Arial"/>
          <w:b/>
          <w:bCs/>
        </w:rPr>
        <w:t>Table of contents</w:t>
      </w:r>
    </w:p>
    <w:p>
      <w:pPr>
        <w:pStyle w:val="07Introduction"/>
        <w:rPr>
          <w:rFonts w:ascii="Arial" w:hAnsi="Arial" w:cs="Arial"/>
          <w:b/>
          <w:bCs/>
        </w:rPr>
      </w:pPr>
      <w:r>
        <w:rPr>
          <w:rFonts w:cs="Arial"/>
          <w:b/>
          <w:bCs/>
        </w:rPr>
      </w:r>
    </w:p>
    <w:sdt>
      <w:sdtPr>
        <w:docPartObj>
          <w:docPartGallery w:val="Table of Contents"/>
          <w:docPartUnique w:val="true"/>
        </w:docPartObj>
      </w:sdtPr>
      <w:sdtContent>
        <w:p>
          <w:pPr>
            <w:pStyle w:val="TOC1"/>
            <w:tabs>
              <w:tab w:val="left" w:pos="660" w:leader="none"/>
              <w:tab w:val="right" w:pos="10536" w:leader="dot"/>
            </w:tabs>
            <w:rPr>
              <w:rFonts w:ascii="Calibri" w:hAnsi="Calibri" w:cs="Times New Roman"/>
              <w:b w:val="false"/>
              <w:sz w:val="22"/>
              <w:szCs w:val="22"/>
              <w:lang w:val="en-US" w:eastAsia="en-US"/>
            </w:rPr>
          </w:pPr>
          <w:r>
            <w:fldChar w:fldCharType="begin"/>
          </w:r>
          <w:r>
            <w:rPr>
              <w:rStyle w:val="IndexLink"/>
              <w:lang w:val="en-US" w:eastAsia="en-US"/>
            </w:rPr>
            <w:instrText xml:space="preserve"> TOC \o "1-3" \h \z \t "02_Headline,1,03_Body_copy_Subhead,2,04_Body_copy_Subhead,3" </w:instrText>
          </w:r>
          <w:r>
            <w:rPr>
              <w:rStyle w:val="IndexLink"/>
              <w:lang w:val="en-US" w:eastAsia="en-US"/>
            </w:rPr>
            <w:fldChar w:fldCharType="separate"/>
          </w:r>
          <w:hyperlink w:anchor="__RefHeading___Toc524448020">
            <w:r>
              <w:rPr>
                <w:rStyle w:val="IndexLink"/>
                <w:lang w:val="en-US" w:eastAsia="en-US"/>
              </w:rPr>
              <w:t>1.</w:t>
            </w:r>
            <w:r>
              <w:rPr>
                <w:rStyle w:val="IndexLink"/>
                <w:rFonts w:cs="Times New Roman" w:ascii="Calibri" w:hAnsi="Calibri"/>
                <w:b w:val="false"/>
                <w:sz w:val="22"/>
                <w:szCs w:val="22"/>
                <w:lang w:val="en-US" w:eastAsia="en-US"/>
              </w:rPr>
              <w:tab/>
            </w:r>
            <w:r>
              <w:rPr>
                <w:rStyle w:val="IndexLink"/>
                <w:lang w:val="en-US" w:eastAsia="en-US"/>
              </w:rPr>
              <w:t>Program Summary</w:t>
              <w:tab/>
              <w:t>3</w:t>
            </w:r>
          </w:hyperlink>
        </w:p>
        <w:p>
          <w:pPr>
            <w:pStyle w:val="TOC1"/>
            <w:tabs>
              <w:tab w:val="left" w:pos="660" w:leader="none"/>
              <w:tab w:val="right" w:pos="10536" w:leader="dot"/>
            </w:tabs>
            <w:rPr>
              <w:rFonts w:ascii="Calibri" w:hAnsi="Calibri" w:cs="Times New Roman"/>
              <w:b w:val="false"/>
              <w:sz w:val="22"/>
              <w:szCs w:val="22"/>
              <w:lang w:val="en-US" w:eastAsia="en-US"/>
            </w:rPr>
          </w:pPr>
          <w:hyperlink w:anchor="__RefHeading___Toc524448021">
            <w:r>
              <w:rPr>
                <w:rStyle w:val="IndexLink"/>
                <w:lang w:val="en-US" w:eastAsia="en-US"/>
              </w:rPr>
              <w:t>2.</w:t>
            </w:r>
            <w:r>
              <w:rPr>
                <w:rStyle w:val="IndexLink"/>
                <w:rFonts w:cs="Times New Roman" w:ascii="Calibri" w:hAnsi="Calibri"/>
                <w:b w:val="false"/>
                <w:sz w:val="22"/>
                <w:szCs w:val="22"/>
                <w:lang w:val="en-US" w:eastAsia="en-US"/>
              </w:rPr>
              <w:tab/>
            </w:r>
            <w:r>
              <w:rPr>
                <w:rStyle w:val="IndexLink"/>
                <w:lang w:val="en-US" w:eastAsia="en-US"/>
              </w:rPr>
              <w:t>Interface Specific :</w:t>
              <w:tab/>
              <w:t>5</w:t>
            </w:r>
          </w:hyperlink>
        </w:p>
        <w:p>
          <w:pPr>
            <w:pStyle w:val="TOC1"/>
            <w:tabs>
              <w:tab w:val="left" w:pos="660" w:leader="none"/>
              <w:tab w:val="right" w:pos="10536" w:leader="dot"/>
            </w:tabs>
            <w:rPr>
              <w:rFonts w:ascii="Calibri" w:hAnsi="Calibri" w:cs="Times New Roman"/>
              <w:b w:val="false"/>
              <w:sz w:val="22"/>
              <w:szCs w:val="22"/>
              <w:lang w:val="en-US" w:eastAsia="en-US"/>
            </w:rPr>
          </w:pPr>
          <w:hyperlink w:anchor="__RefHeading___Toc524448022">
            <w:r>
              <w:rPr>
                <w:rStyle w:val="IndexLink"/>
                <w:lang w:val="en-US" w:eastAsia="en-US"/>
              </w:rPr>
              <w:t>3.</w:t>
            </w:r>
            <w:r>
              <w:rPr>
                <w:rStyle w:val="IndexLink"/>
                <w:rFonts w:cs="Times New Roman" w:ascii="Calibri" w:hAnsi="Calibri"/>
                <w:b w:val="false"/>
                <w:sz w:val="22"/>
                <w:szCs w:val="22"/>
                <w:lang w:val="en-US" w:eastAsia="en-US"/>
              </w:rPr>
              <w:tab/>
            </w:r>
            <w:r>
              <w:rPr>
                <w:rStyle w:val="IndexLink"/>
                <w:lang w:val="en-US" w:eastAsia="en-US"/>
              </w:rPr>
              <w:t>Conversion Specific:</w:t>
              <w:tab/>
              <w:t>5</w:t>
            </w:r>
          </w:hyperlink>
        </w:p>
        <w:p>
          <w:pPr>
            <w:pStyle w:val="TOC1"/>
            <w:tabs>
              <w:tab w:val="left" w:pos="660" w:leader="none"/>
              <w:tab w:val="right" w:pos="10536" w:leader="dot"/>
            </w:tabs>
            <w:rPr>
              <w:rFonts w:ascii="Calibri" w:hAnsi="Calibri" w:cs="Times New Roman"/>
              <w:b w:val="false"/>
              <w:sz w:val="22"/>
              <w:szCs w:val="22"/>
              <w:lang w:val="en-US" w:eastAsia="en-US"/>
            </w:rPr>
          </w:pPr>
          <w:hyperlink w:anchor="__RefHeading___Toc524448023">
            <w:r>
              <w:rPr>
                <w:rStyle w:val="IndexLink"/>
                <w:lang w:val="en-US" w:eastAsia="en-US"/>
              </w:rPr>
              <w:t>4.</w:t>
            </w:r>
            <w:r>
              <w:rPr>
                <w:rStyle w:val="IndexLink"/>
                <w:rFonts w:cs="Times New Roman" w:ascii="Calibri" w:hAnsi="Calibri"/>
                <w:b w:val="false"/>
                <w:sz w:val="22"/>
                <w:szCs w:val="22"/>
                <w:lang w:val="en-US" w:eastAsia="en-US"/>
              </w:rPr>
              <w:tab/>
            </w:r>
            <w:r>
              <w:rPr>
                <w:rStyle w:val="IndexLink"/>
                <w:lang w:val="en-US" w:eastAsia="en-US"/>
              </w:rPr>
              <w:t>Enhancement Specific</w:t>
              <w:tab/>
              <w:t>6</w:t>
            </w:r>
          </w:hyperlink>
        </w:p>
        <w:p>
          <w:pPr>
            <w:pStyle w:val="TOC1"/>
            <w:tabs>
              <w:tab w:val="left" w:pos="660" w:leader="none"/>
              <w:tab w:val="right" w:pos="10536" w:leader="dot"/>
            </w:tabs>
            <w:rPr>
              <w:rFonts w:ascii="Calibri" w:hAnsi="Calibri" w:cs="Times New Roman"/>
              <w:b w:val="false"/>
              <w:sz w:val="22"/>
              <w:szCs w:val="22"/>
              <w:lang w:val="en-US" w:eastAsia="en-US"/>
            </w:rPr>
          </w:pPr>
          <w:hyperlink w:anchor="__RefHeading___Toc524448024">
            <w:r>
              <w:rPr>
                <w:rStyle w:val="IndexLink"/>
                <w:lang w:val="en-US" w:eastAsia="en-US"/>
              </w:rPr>
              <w:t>5.</w:t>
            </w:r>
            <w:r>
              <w:rPr>
                <w:rStyle w:val="IndexLink"/>
                <w:rFonts w:cs="Times New Roman" w:ascii="Calibri" w:hAnsi="Calibri"/>
                <w:b w:val="false"/>
                <w:sz w:val="22"/>
                <w:szCs w:val="22"/>
                <w:lang w:val="en-US" w:eastAsia="en-US"/>
              </w:rPr>
              <w:tab/>
            </w:r>
            <w:r>
              <w:rPr>
                <w:rStyle w:val="IndexLink"/>
                <w:lang w:val="en-US" w:eastAsia="en-US"/>
              </w:rPr>
              <w:t>Forms Specific:</w:t>
              <w:tab/>
              <w:t>6</w:t>
            </w:r>
          </w:hyperlink>
        </w:p>
        <w:p>
          <w:pPr>
            <w:pStyle w:val="TOC1"/>
            <w:tabs>
              <w:tab w:val="left" w:pos="660" w:leader="none"/>
              <w:tab w:val="right" w:pos="10536" w:leader="dot"/>
            </w:tabs>
            <w:rPr>
              <w:rFonts w:ascii="Calibri" w:hAnsi="Calibri" w:cs="Times New Roman"/>
              <w:b w:val="false"/>
              <w:sz w:val="22"/>
              <w:szCs w:val="22"/>
              <w:lang w:val="en-US" w:eastAsia="en-US"/>
            </w:rPr>
          </w:pPr>
          <w:hyperlink w:anchor="__RefHeading___Toc524448025">
            <w:r>
              <w:rPr>
                <w:rStyle w:val="IndexLink"/>
                <w:lang w:val="en-US" w:eastAsia="en-US"/>
              </w:rPr>
              <w:t>6.</w:t>
            </w:r>
            <w:r>
              <w:rPr>
                <w:rStyle w:val="IndexLink"/>
                <w:rFonts w:cs="Times New Roman" w:ascii="Calibri" w:hAnsi="Calibri"/>
                <w:b w:val="false"/>
                <w:sz w:val="22"/>
                <w:szCs w:val="22"/>
                <w:lang w:val="en-US" w:eastAsia="en-US"/>
              </w:rPr>
              <w:tab/>
            </w:r>
            <w:r>
              <w:rPr>
                <w:rStyle w:val="IndexLink"/>
                <w:lang w:val="en-US" w:eastAsia="en-US"/>
              </w:rPr>
              <w:t>Workflow Specific:</w:t>
              <w:tab/>
              <w:t>6</w:t>
            </w:r>
          </w:hyperlink>
        </w:p>
        <w:p>
          <w:pPr>
            <w:pStyle w:val="TOC1"/>
            <w:tabs>
              <w:tab w:val="left" w:pos="660" w:leader="none"/>
              <w:tab w:val="right" w:pos="10536" w:leader="dot"/>
            </w:tabs>
            <w:rPr>
              <w:rFonts w:ascii="Calibri" w:hAnsi="Calibri" w:cs="Times New Roman"/>
              <w:b w:val="false"/>
              <w:sz w:val="22"/>
              <w:szCs w:val="22"/>
              <w:lang w:val="en-US" w:eastAsia="en-US"/>
            </w:rPr>
          </w:pPr>
          <w:hyperlink w:anchor="__RefHeading___Toc524448032">
            <w:r>
              <w:rPr>
                <w:rStyle w:val="IndexLink"/>
                <w:lang w:val="en-US" w:eastAsia="en-US"/>
              </w:rPr>
              <w:t>7.</w:t>
            </w:r>
            <w:r>
              <w:rPr>
                <w:rStyle w:val="IndexLink"/>
                <w:rFonts w:cs="Times New Roman" w:ascii="Calibri" w:hAnsi="Calibri"/>
                <w:b w:val="false"/>
                <w:sz w:val="22"/>
                <w:szCs w:val="22"/>
                <w:lang w:val="en-US" w:eastAsia="en-US"/>
              </w:rPr>
              <w:tab/>
            </w:r>
            <w:r>
              <w:rPr>
                <w:rStyle w:val="IndexLink"/>
                <w:lang w:val="en-US" w:eastAsia="en-US"/>
              </w:rPr>
              <w:t>Authorization</w:t>
              <w:tab/>
              <w:t>7</w:t>
            </w:r>
          </w:hyperlink>
        </w:p>
        <w:p>
          <w:pPr>
            <w:pStyle w:val="TOC1"/>
            <w:tabs>
              <w:tab w:val="left" w:pos="660" w:leader="none"/>
              <w:tab w:val="right" w:pos="10536" w:leader="dot"/>
            </w:tabs>
            <w:rPr>
              <w:rFonts w:ascii="Calibri" w:hAnsi="Calibri" w:cs="Times New Roman"/>
              <w:b w:val="false"/>
              <w:sz w:val="22"/>
              <w:szCs w:val="22"/>
              <w:lang w:val="en-US" w:eastAsia="en-US"/>
            </w:rPr>
          </w:pPr>
          <w:hyperlink w:anchor="__RefHeading___Toc524448033">
            <w:r>
              <w:rPr>
                <w:rStyle w:val="IndexLink"/>
                <w:lang w:val="en-US" w:eastAsia="en-US"/>
              </w:rPr>
              <w:t>8.</w:t>
            </w:r>
            <w:r>
              <w:rPr>
                <w:rStyle w:val="IndexLink"/>
                <w:rFonts w:cs="Times New Roman" w:ascii="Calibri" w:hAnsi="Calibri"/>
                <w:b w:val="false"/>
                <w:sz w:val="22"/>
                <w:szCs w:val="22"/>
                <w:lang w:val="en-US" w:eastAsia="en-US"/>
              </w:rPr>
              <w:tab/>
            </w:r>
            <w:r>
              <w:rPr>
                <w:rStyle w:val="IndexLink"/>
                <w:lang w:val="en-US" w:eastAsia="en-US"/>
              </w:rPr>
              <w:t>Technical Flow diagram</w:t>
              <w:tab/>
              <w:t>7</w:t>
            </w:r>
          </w:hyperlink>
        </w:p>
        <w:p>
          <w:pPr>
            <w:pStyle w:val="TOC1"/>
            <w:tabs>
              <w:tab w:val="left" w:pos="660" w:leader="none"/>
              <w:tab w:val="right" w:pos="10536" w:leader="dot"/>
            </w:tabs>
            <w:rPr>
              <w:rFonts w:ascii="Calibri" w:hAnsi="Calibri" w:cs="Times New Roman"/>
              <w:b w:val="false"/>
              <w:sz w:val="22"/>
              <w:szCs w:val="22"/>
              <w:lang w:val="en-US" w:eastAsia="en-US"/>
            </w:rPr>
          </w:pPr>
          <w:hyperlink w:anchor="__RefHeading___Toc524448034">
            <w:r>
              <w:rPr>
                <w:rStyle w:val="IndexLink"/>
                <w:lang w:val="en-US" w:eastAsia="en-US"/>
              </w:rPr>
              <w:t>9.</w:t>
            </w:r>
            <w:r>
              <w:rPr>
                <w:rStyle w:val="IndexLink"/>
                <w:rFonts w:cs="Times New Roman" w:ascii="Calibri" w:hAnsi="Calibri"/>
                <w:b w:val="false"/>
                <w:sz w:val="22"/>
                <w:szCs w:val="22"/>
                <w:lang w:val="en-US" w:eastAsia="en-US"/>
              </w:rPr>
              <w:tab/>
            </w:r>
            <w:r>
              <w:rPr>
                <w:rStyle w:val="IndexLink"/>
                <w:lang w:val="en-US" w:eastAsia="en-US"/>
              </w:rPr>
              <w:t>Processing logic</w:t>
              <w:tab/>
              <w:t>7</w:t>
            </w:r>
          </w:hyperlink>
        </w:p>
        <w:p>
          <w:pPr>
            <w:pStyle w:val="TOC1"/>
            <w:tabs>
              <w:tab w:val="left" w:pos="660" w:leader="none"/>
              <w:tab w:val="right" w:pos="10536" w:leader="dot"/>
            </w:tabs>
            <w:rPr>
              <w:rFonts w:ascii="Calibri" w:hAnsi="Calibri" w:cs="Times New Roman"/>
              <w:sz w:val="22"/>
              <w:szCs w:val="22"/>
              <w:lang w:val="en-US" w:eastAsia="en-US"/>
            </w:rPr>
          </w:pPr>
          <w:hyperlink w:anchor="__RefHeading___Toc524448035">
            <w:r>
              <w:rPr>
                <w:rStyle w:val="IndexLink"/>
                <w:b w:val="false"/>
                <w:lang w:val="en-US" w:eastAsia="en-US"/>
              </w:rPr>
              <w:t>10.</w:t>
            </w:r>
            <w:r>
              <w:rPr>
                <w:rStyle w:val="IndexLink"/>
                <w:rFonts w:cs="Times New Roman" w:ascii="Calibri" w:hAnsi="Calibri"/>
                <w:b w:val="false"/>
                <w:sz w:val="22"/>
                <w:szCs w:val="22"/>
                <w:lang w:val="en-US" w:eastAsia="en-US"/>
              </w:rPr>
              <w:tab/>
            </w:r>
            <w:r>
              <w:rPr>
                <w:rStyle w:val="IndexLink"/>
                <w:b w:val="false"/>
                <w:lang w:val="en-US" w:eastAsia="en-US"/>
              </w:rPr>
              <w:t>Unit test plan</w:t>
              <w:tab/>
              <w:t>8</w:t>
            </w:r>
          </w:hyperlink>
          <w:r>
            <w:rPr>
              <w:rStyle w:val="IndexLink"/>
              <w:b w:val="false"/>
              <w:lang w:val="en-US" w:eastAsia="en-US"/>
            </w:rPr>
            <w:fldChar w:fldCharType="end"/>
          </w:r>
        </w:p>
      </w:sdtContent>
    </w:sdt>
    <w:p>
      <w:pPr>
        <w:pStyle w:val="07Introduction"/>
        <w:rPr>
          <w:rFonts w:ascii="Calibri" w:hAnsi="Calibri" w:cs="Times New Roman"/>
          <w:b/>
          <w:sz w:val="22"/>
          <w:szCs w:val="22"/>
          <w:lang w:val="en-US" w:eastAsia="en-US"/>
        </w:rPr>
      </w:pPr>
      <w:r>
        <w:rPr>
          <w:rFonts w:cs="Times New Roman" w:ascii="Calibri" w:hAnsi="Calibri"/>
          <w:b/>
          <w:sz w:val="22"/>
          <w:szCs w:val="22"/>
          <w:lang w:val="en-US" w:eastAsia="en-US"/>
        </w:rPr>
      </w:r>
    </w:p>
    <w:p>
      <w:pPr>
        <w:pStyle w:val="07Introduction"/>
        <w:rPr/>
      </w:pPr>
      <w:r>
        <w:rPr/>
      </w:r>
    </w:p>
    <w:p>
      <w:pPr>
        <w:pStyle w:val="07Introduction"/>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5BodyCopy"/>
        <w:rPr/>
      </w:pPr>
      <w:r>
        <w:rPr/>
      </w:r>
    </w:p>
    <w:p>
      <w:pPr>
        <w:pStyle w:val="06BodyCopyBullet7p"/>
        <w:numPr>
          <w:ilvl w:val="0"/>
          <w:numId w:val="0"/>
        </w:numPr>
        <w:ind w:hanging="0" w:start="0"/>
        <w:rPr>
          <w:szCs w:val="20"/>
        </w:rPr>
      </w:pPr>
      <w:r>
        <w:rPr>
          <w:szCs w:val="20"/>
        </w:rPr>
      </w:r>
    </w:p>
    <w:p>
      <w:pPr>
        <w:pStyle w:val="02Headline"/>
        <w:ind w:start="360" w:end="0"/>
        <w:rPr>
          <w:color w:val="000000"/>
          <w:sz w:val="24"/>
          <w:szCs w:val="24"/>
        </w:rPr>
      </w:pPr>
      <w:r>
        <w:rPr>
          <w:color w:val="000000"/>
          <w:sz w:val="24"/>
          <w:szCs w:val="24"/>
        </w:rPr>
      </w:r>
      <w:bookmarkStart w:id="0" w:name="__RefHeading___Toc524448020"/>
      <w:bookmarkStart w:id="1" w:name="__RefHeading___Toc524448020"/>
    </w:p>
    <w:p>
      <w:pPr>
        <w:pStyle w:val="02Headline"/>
        <w:numPr>
          <w:ilvl w:val="0"/>
          <w:numId w:val="2"/>
        </w:numPr>
        <w:rPr>
          <w:color w:val="000000"/>
          <w:sz w:val="24"/>
          <w:szCs w:val="24"/>
        </w:rPr>
      </w:pPr>
      <w:bookmarkStart w:id="2" w:name="__RefHeading___Toc524448020"/>
      <w:r>
        <w:rPr>
          <w:color w:val="000000"/>
          <w:sz w:val="24"/>
          <w:szCs w:val="24"/>
        </w:rPr>
        <w:t>Program Summary</w:t>
      </w:r>
      <w:bookmarkEnd w:id="2"/>
    </w:p>
    <w:p>
      <w:pPr>
        <w:pStyle w:val="Normal"/>
        <w:jc w:val="center"/>
        <w:rPr>
          <w:b/>
          <w:color w:val="0000FF"/>
          <w:sz w:val="24"/>
          <w:szCs w:val="24"/>
        </w:rPr>
      </w:pPr>
      <w:r>
        <w:rPr>
          <w:b/>
          <w:color w:val="0000FF"/>
          <w:sz w:val="24"/>
          <w:szCs w:val="24"/>
        </w:rPr>
      </w:r>
    </w:p>
    <w:p>
      <w:pPr>
        <w:pStyle w:val="Normal"/>
        <w:rPr>
          <w:b/>
          <w:color w:val="0000FF"/>
        </w:rPr>
      </w:pPr>
      <w:r>
        <w:rPr>
          <w:b/>
          <w:color w:val="0000FF"/>
        </w:rPr>
      </w:r>
    </w:p>
    <w:tbl>
      <w:tblPr>
        <w:tblW w:w="9360" w:type="dxa"/>
        <w:jc w:val="start"/>
        <w:tblInd w:w="108" w:type="dxa"/>
        <w:tblLayout w:type="fixed"/>
        <w:tblCellMar>
          <w:top w:w="0" w:type="dxa"/>
          <w:start w:w="108" w:type="dxa"/>
          <w:bottom w:w="0" w:type="dxa"/>
          <w:end w:w="108" w:type="dxa"/>
        </w:tblCellMar>
      </w:tblPr>
      <w:tblGrid>
        <w:gridCol w:w="2160"/>
        <w:gridCol w:w="1620"/>
        <w:gridCol w:w="900"/>
        <w:gridCol w:w="360"/>
        <w:gridCol w:w="1440"/>
        <w:gridCol w:w="2880"/>
      </w:tblGrid>
      <w:tr>
        <w:trPr>
          <w:trHeight w:val="604" w:hRule="atLeast"/>
        </w:trPr>
        <w:tc>
          <w:tcPr>
            <w:tcW w:w="9360" w:type="dxa"/>
            <w:gridSpan w:val="6"/>
            <w:tcBorders>
              <w:top w:val="single" w:sz="6" w:space="0" w:color="000000"/>
              <w:start w:val="single" w:sz="12" w:space="0" w:color="000000"/>
              <w:bottom w:val="single" w:sz="6" w:space="0" w:color="000000"/>
              <w:end w:val="single" w:sz="12" w:space="0" w:color="000000"/>
            </w:tcBorders>
            <w:shd w:fill="CCCCCC" w:val="clear"/>
          </w:tcPr>
          <w:p>
            <w:pPr>
              <w:pStyle w:val="TableHeading"/>
              <w:keepLines/>
              <w:spacing w:before="60" w:after="60"/>
              <w:rPr/>
            </w:pPr>
            <w:r>
              <w:rPr/>
              <w:t>Object Overview</w:t>
            </w:r>
          </w:p>
        </w:tc>
      </w:tr>
      <w:tr>
        <w:trPr>
          <w:trHeight w:val="512" w:hRule="atLeast"/>
        </w:trPr>
        <w:tc>
          <w:tcPr>
            <w:tcW w:w="2160" w:type="dxa"/>
            <w:tcBorders>
              <w:top w:val="single" w:sz="12" w:space="0" w:color="000000"/>
              <w:start w:val="single" w:sz="12" w:space="0" w:color="000000"/>
              <w:bottom w:val="single" w:sz="6" w:space="0" w:color="000000"/>
              <w:end w:val="single" w:sz="6" w:space="0" w:color="000000"/>
            </w:tcBorders>
            <w:shd w:fill="C0C0C0" w:val="clear"/>
            <w:vAlign w:val="center"/>
          </w:tcPr>
          <w:p>
            <w:pPr>
              <w:pStyle w:val="09TableContent1"/>
              <w:rPr/>
            </w:pPr>
            <w:r>
              <w:rPr/>
              <w:t>Object ID</w:t>
            </w:r>
          </w:p>
        </w:tc>
        <w:tc>
          <w:tcPr>
            <w:tcW w:w="1620" w:type="dxa"/>
            <w:tcBorders>
              <w:top w:val="single" w:sz="12" w:space="0" w:color="000000"/>
              <w:start w:val="single" w:sz="6" w:space="0" w:color="000000"/>
              <w:bottom w:val="single" w:sz="6" w:space="0" w:color="000000"/>
              <w:end w:val="single" w:sz="6" w:space="0" w:color="000000"/>
            </w:tcBorders>
            <w:vAlign w:val="center"/>
          </w:tcPr>
          <w:p>
            <w:pPr>
              <w:pStyle w:val="09TableContent1"/>
              <w:snapToGrid w:val="false"/>
              <w:rPr/>
            </w:pPr>
            <w:r>
              <w:rPr/>
              <w:t xml:space="preserve">337</w:t>
            </w:r>
          </w:p>
        </w:tc>
        <w:tc>
          <w:tcPr>
            <w:tcW w:w="1260" w:type="dxa"/>
            <w:gridSpan w:val="2"/>
            <w:tcBorders>
              <w:top w:val="single" w:sz="12" w:space="0" w:color="000000"/>
              <w:start w:val="single" w:sz="6" w:space="0" w:color="000000"/>
              <w:bottom w:val="single" w:sz="6" w:space="0" w:color="000000"/>
              <w:end w:val="single" w:sz="4" w:space="0" w:color="000000"/>
            </w:tcBorders>
            <w:shd w:fill="C0C0C0" w:val="clear"/>
            <w:vAlign w:val="center"/>
          </w:tcPr>
          <w:p>
            <w:pPr>
              <w:pStyle w:val="09TableContent1"/>
              <w:rPr/>
            </w:pPr>
            <w:r>
              <w:rPr/>
              <w:t>Business Process</w:t>
            </w:r>
          </w:p>
        </w:tc>
        <w:tc>
          <w:tcPr>
            <w:tcW w:w="4320" w:type="dxa"/>
            <w:gridSpan w:val="2"/>
            <w:tcBorders>
              <w:top w:val="single" w:sz="12" w:space="0" w:color="000000"/>
              <w:start w:val="single" w:sz="4" w:space="0" w:color="000000"/>
              <w:bottom w:val="single" w:sz="6" w:space="0" w:color="000000"/>
              <w:end w:val="single" w:sz="12" w:space="0" w:color="000000"/>
            </w:tcBorders>
            <w:vAlign w:val="center"/>
          </w:tcPr>
          <w:p>
            <w:pPr>
              <w:pStyle w:val="NormalWeb"/>
              <w:snapToGrid w:val="false"/>
              <w:spacing w:before="0" w:after="0"/>
              <w:rPr>
                <w:rFonts w:ascii="Arial" w:hAnsi="Arial" w:cs="Arial"/>
                <w:sz w:val="20"/>
                <w:szCs w:val="20"/>
                <w:lang w:val="en-GB"/>
              </w:rPr>
            </w:pPr>
            <w:r>
              <w:rPr>
                <w:rFonts w:cs="Arial" w:ascii="Arial" w:hAnsi="Arial"/>
                <w:sz w:val="20"/>
                <w:szCs w:val="20"/>
                <w:lang w:val="en-GB"/>
              </w:rPr>
              <w:t xml:space="preserve">Record to Report – TDS compliance (tax audit, Clause 34)</w:t>
            </w:r>
          </w:p>
        </w:tc>
      </w:tr>
      <w:tr>
        <w:trPr>
          <w:trHeight w:val="498" w:hRule="atLeast"/>
        </w:trPr>
        <w:tc>
          <w:tcPr>
            <w:tcW w:w="2160" w:type="dxa"/>
            <w:tcBorders>
              <w:top w:val="single" w:sz="6" w:space="0" w:color="000000"/>
              <w:start w:val="single" w:sz="12" w:space="0" w:color="000000"/>
              <w:bottom w:val="single" w:sz="12" w:space="0" w:color="000000"/>
              <w:end w:val="single" w:sz="6" w:space="0" w:color="000000"/>
            </w:tcBorders>
            <w:shd w:fill="C0C0C0" w:val="clear"/>
            <w:vAlign w:val="center"/>
          </w:tcPr>
          <w:p>
            <w:pPr>
              <w:pStyle w:val="09TableContent1"/>
              <w:rPr/>
            </w:pPr>
            <w:r>
              <w:rPr/>
              <w:t>Object Description</w:t>
            </w:r>
          </w:p>
        </w:tc>
        <w:tc>
          <w:tcPr>
            <w:tcW w:w="7200" w:type="dxa"/>
            <w:gridSpan w:val="5"/>
            <w:tcBorders>
              <w:top w:val="single" w:sz="6" w:space="0" w:color="000000"/>
              <w:start w:val="single" w:sz="6" w:space="0" w:color="000000"/>
              <w:bottom w:val="single" w:sz="6" w:space="0" w:color="000000"/>
              <w:end w:val="single" w:sz="12" w:space="0" w:color="000000"/>
            </w:tcBorders>
            <w:vAlign w:val="center"/>
          </w:tcPr>
          <w:p>
            <w:pPr>
              <w:pStyle w:val="NormalWeb"/>
              <w:snapToGrid w:val="false"/>
              <w:spacing w:before="280" w:after="0"/>
              <w:rPr>
                <w:rFonts w:ascii="Arial" w:hAnsi="Arial" w:cs="Arial"/>
                <w:sz w:val="20"/>
                <w:szCs w:val="20"/>
              </w:rPr>
            </w:pPr>
            <w:r>
              <w:rPr>
                <w:rFonts w:cs="Arial" w:ascii="Arial" w:hAnsi="Arial"/>
                <w:sz w:val="20"/>
                <w:szCs w:val="20"/>
              </w:rPr>
              <w:t xml:space="preserve">TDS Reporting as per Clause 34(a): GL-wise and document-wise list of TDS deducted from vendors, with section, rates, clearing document and exemption certificate details.</w:t>
            </w:r>
          </w:p>
        </w:tc>
      </w:tr>
      <w:tr>
        <w:trPr>
          <w:trHeight w:val="498" w:hRule="atLeast"/>
        </w:trPr>
        <w:tc>
          <w:tcPr>
            <w:tcW w:w="2160" w:type="dxa"/>
            <w:tcBorders>
              <w:top w:val="single" w:sz="6" w:space="0" w:color="000000"/>
              <w:start w:val="single" w:sz="12" w:space="0" w:color="000000"/>
              <w:bottom w:val="single" w:sz="12" w:space="0" w:color="000000"/>
              <w:end w:val="single" w:sz="6" w:space="0" w:color="000000"/>
            </w:tcBorders>
            <w:shd w:fill="C0C0C0" w:val="clear"/>
            <w:vAlign w:val="center"/>
          </w:tcPr>
          <w:p>
            <w:pPr>
              <w:pStyle w:val="09TableContent1"/>
              <w:rPr/>
            </w:pPr>
            <w:r>
              <w:rPr/>
              <w:t>RICEFW Component</w:t>
            </w:r>
          </w:p>
        </w:tc>
        <w:tc>
          <w:tcPr>
            <w:tcW w:w="7200" w:type="dxa"/>
            <w:gridSpan w:val="5"/>
            <w:tcBorders>
              <w:top w:val="single" w:sz="6" w:space="0" w:color="000000"/>
              <w:start w:val="single" w:sz="6" w:space="0" w:color="000000"/>
              <w:bottom w:val="single" w:sz="6" w:space="0" w:color="000000"/>
              <w:end w:val="single" w:sz="12" w:space="0" w:color="000000"/>
            </w:tcBorders>
            <w:vAlign w:val="center"/>
          </w:tcPr>
          <w:p>
            <w:pPr>
              <w:pStyle w:val="09TableContent1"/>
              <w:snapToGrid w:val="false"/>
              <w:rPr/>
            </w:pPr>
            <w:r>
              <w:rPr/>
              <w:t xml:space="preserve">Report</w:t>
            </w:r>
          </w:p>
        </w:tc>
      </w:tr>
      <w:tr>
        <w:trPr>
          <w:trHeight w:val="498" w:hRule="atLeast"/>
        </w:trPr>
        <w:tc>
          <w:tcPr>
            <w:tcW w:w="2160" w:type="dxa"/>
            <w:tcBorders>
              <w:top w:val="single" w:sz="6" w:space="0" w:color="000000"/>
              <w:start w:val="single" w:sz="12" w:space="0" w:color="000000"/>
              <w:bottom w:val="single" w:sz="12" w:space="0" w:color="000000"/>
              <w:end w:val="single" w:sz="6" w:space="0" w:color="000000"/>
            </w:tcBorders>
            <w:shd w:fill="C0C0C0" w:val="clear"/>
            <w:vAlign w:val="center"/>
          </w:tcPr>
          <w:p>
            <w:pPr>
              <w:pStyle w:val="09TableContent1"/>
              <w:rPr/>
            </w:pPr>
            <w:r>
              <w:rPr/>
              <w:t>RICEFW specific details.</w:t>
            </w:r>
          </w:p>
        </w:tc>
        <w:tc>
          <w:tcPr>
            <w:tcW w:w="7200" w:type="dxa"/>
            <w:gridSpan w:val="5"/>
            <w:tcBorders>
              <w:top w:val="single" w:sz="6" w:space="0" w:color="000000"/>
              <w:start w:val="single" w:sz="6" w:space="0" w:color="000000"/>
              <w:bottom w:val="single" w:sz="6" w:space="0" w:color="000000"/>
              <w:end w:val="single" w:sz="12" w:space="0" w:color="000000"/>
            </w:tcBorders>
            <w:vAlign w:val="center"/>
          </w:tcPr>
          <w:p>
            <w:pPr>
              <w:pStyle w:val="NormalWeb"/>
              <w:snapToGrid w:val="false"/>
              <w:spacing w:before="0" w:after="0"/>
              <w:rPr>
                <w:rFonts w:ascii="Arial" w:hAnsi="Arial" w:cs="Arial"/>
                <w:sz w:val="20"/>
                <w:szCs w:val="20"/>
                <w:lang w:val="en-GB"/>
              </w:rPr>
            </w:pPr>
            <w:r>
              <w:rPr>
                <w:rFonts w:cs="Arial" w:ascii="Arial" w:hAnsi="Arial"/>
                <w:sz w:val="20"/>
                <w:szCs w:val="20"/>
                <w:lang w:val="en-GB"/>
              </w:rPr>
              <w:t xml:space="preserve">Executable ALV report (CL_SALV_TABLE), read-only. Main program ZFI_TDS_CL34 with includes ZFI_TDS_CL34_TOP (data), ZFI_TDS_CL34_SCR (selection screen), ZFI_TDS_CL34_FORMS (routines).</w:t>
            </w:r>
          </w:p>
        </w:tc>
      </w:tr>
      <w:tr>
        <w:trPr>
          <w:trHeight w:val="512" w:hRule="atLeast"/>
        </w:trPr>
        <w:tc>
          <w:tcPr>
            <w:tcW w:w="2160" w:type="dxa"/>
            <w:tcBorders>
              <w:top w:val="single" w:sz="12" w:space="0" w:color="000000"/>
              <w:start w:val="single" w:sz="12" w:space="0" w:color="000000"/>
              <w:bottom w:val="single" w:sz="12" w:space="0" w:color="000000"/>
              <w:end w:val="single" w:sz="6" w:space="0" w:color="000000"/>
            </w:tcBorders>
            <w:shd w:fill="C0C0C0" w:val="clear"/>
            <w:vAlign w:val="center"/>
          </w:tcPr>
          <w:p>
            <w:pPr>
              <w:pStyle w:val="09TableContent1"/>
              <w:rPr/>
            </w:pPr>
            <w:r>
              <w:rPr/>
              <w:t>SAP Module</w:t>
            </w:r>
          </w:p>
        </w:tc>
        <w:tc>
          <w:tcPr>
            <w:tcW w:w="2520" w:type="dxa"/>
            <w:gridSpan w:val="2"/>
            <w:tcBorders>
              <w:top w:val="single" w:sz="12" w:space="0" w:color="000000"/>
              <w:start w:val="single" w:sz="6" w:space="0" w:color="000000"/>
              <w:bottom w:val="single" w:sz="6" w:space="0" w:color="000000"/>
              <w:end w:val="single" w:sz="6" w:space="0" w:color="000000"/>
            </w:tcBorders>
            <w:vAlign w:val="center"/>
          </w:tcPr>
          <w:p>
            <w:pPr>
              <w:pStyle w:val="09TableContent1"/>
              <w:snapToGrid w:val="false"/>
              <w:rPr/>
            </w:pPr>
            <w:r>
              <w:rPr/>
              <w:t xml:space="preserve">FI</w:t>
            </w:r>
          </w:p>
        </w:tc>
        <w:tc>
          <w:tcPr>
            <w:tcW w:w="1800" w:type="dxa"/>
            <w:gridSpan w:val="2"/>
            <w:tcBorders>
              <w:top w:val="single" w:sz="12" w:space="0" w:color="000000"/>
              <w:start w:val="single" w:sz="6" w:space="0" w:color="000000"/>
              <w:bottom w:val="single" w:sz="12" w:space="0" w:color="000000"/>
              <w:end w:val="single" w:sz="4" w:space="0" w:color="000000"/>
            </w:tcBorders>
            <w:shd w:fill="C0C0C0" w:val="clear"/>
            <w:vAlign w:val="center"/>
          </w:tcPr>
          <w:p>
            <w:pPr>
              <w:pStyle w:val="09TableContent1"/>
              <w:rPr/>
            </w:pPr>
            <w:r>
              <w:rPr/>
              <w:t>Sub Module</w:t>
            </w:r>
          </w:p>
        </w:tc>
        <w:tc>
          <w:tcPr>
            <w:tcW w:w="2880" w:type="dxa"/>
            <w:tcBorders>
              <w:top w:val="single" w:sz="12" w:space="0" w:color="000000"/>
              <w:start w:val="single" w:sz="4" w:space="0" w:color="000000"/>
              <w:bottom w:val="single" w:sz="6" w:space="0" w:color="000000"/>
              <w:end w:val="single" w:sz="12" w:space="0" w:color="000000"/>
            </w:tcBorders>
            <w:vAlign w:val="center"/>
          </w:tcPr>
          <w:p>
            <w:pPr>
              <w:pStyle w:val="09TableContent1"/>
              <w:snapToGrid w:val="false"/>
              <w:rPr/>
            </w:pPr>
            <w:r>
              <w:rPr/>
              <w:t xml:space="preserve">Withholding Tax (India)</w:t>
            </w:r>
          </w:p>
        </w:tc>
      </w:tr>
      <w:tr>
        <w:trPr>
          <w:trHeight w:val="512" w:hRule="atLeast"/>
        </w:trPr>
        <w:tc>
          <w:tcPr>
            <w:tcW w:w="2160" w:type="dxa"/>
            <w:tcBorders>
              <w:top w:val="single" w:sz="12" w:space="0" w:color="000000"/>
              <w:start w:val="single" w:sz="12" w:space="0" w:color="000000"/>
              <w:bottom w:val="single" w:sz="12" w:space="0" w:color="000000"/>
              <w:end w:val="single" w:sz="6" w:space="0" w:color="000000"/>
            </w:tcBorders>
            <w:shd w:fill="C0C0C0" w:val="clear"/>
            <w:vAlign w:val="center"/>
          </w:tcPr>
          <w:p>
            <w:pPr>
              <w:pStyle w:val="09TableContent1"/>
              <w:rPr/>
            </w:pPr>
            <w:r>
              <w:rPr/>
              <w:t>Complexity of Object</w:t>
            </w:r>
          </w:p>
        </w:tc>
        <w:tc>
          <w:tcPr>
            <w:tcW w:w="2520" w:type="dxa"/>
            <w:gridSpan w:val="2"/>
            <w:tcBorders>
              <w:top w:val="single" w:sz="12" w:space="0" w:color="000000"/>
              <w:start w:val="single" w:sz="6" w:space="0" w:color="000000"/>
              <w:bottom w:val="single" w:sz="6" w:space="0" w:color="000000"/>
              <w:end w:val="single" w:sz="6" w:space="0" w:color="000000"/>
            </w:tcBorders>
            <w:vAlign w:val="center"/>
          </w:tcPr>
          <w:p>
            <w:pPr>
              <w:pStyle w:val="09TableContent1"/>
              <w:snapToGrid w:val="false"/>
              <w:rPr/>
            </w:pPr>
            <w:r>
              <w:rPr/>
              <w:t xml:space="preserve">Medium</w:t>
            </w:r>
          </w:p>
        </w:tc>
        <w:tc>
          <w:tcPr>
            <w:tcW w:w="1800" w:type="dxa"/>
            <w:gridSpan w:val="2"/>
            <w:tcBorders>
              <w:top w:val="single" w:sz="12" w:space="0" w:color="000000"/>
              <w:start w:val="single" w:sz="6" w:space="0" w:color="000000"/>
              <w:bottom w:val="single" w:sz="12" w:space="0" w:color="000000"/>
              <w:end w:val="single" w:sz="4" w:space="0" w:color="000000"/>
            </w:tcBorders>
            <w:shd w:fill="C0C0C0" w:val="clear"/>
            <w:vAlign w:val="center"/>
          </w:tcPr>
          <w:p>
            <w:pPr>
              <w:pStyle w:val="09TableContent1"/>
              <w:rPr/>
            </w:pPr>
            <w:r>
              <w:rPr/>
              <w:t>Reusable</w:t>
            </w:r>
          </w:p>
        </w:tc>
        <w:tc>
          <w:tcPr>
            <w:tcW w:w="2880" w:type="dxa"/>
            <w:tcBorders>
              <w:top w:val="single" w:sz="12" w:space="0" w:color="000000"/>
              <w:start w:val="single" w:sz="4" w:space="0" w:color="000000"/>
              <w:bottom w:val="single" w:sz="6" w:space="0" w:color="000000"/>
              <w:end w:val="single" w:sz="12" w:space="0" w:color="000000"/>
            </w:tcBorders>
            <w:vAlign w:val="center"/>
          </w:tcPr>
          <w:p>
            <w:pPr>
              <w:pStyle w:val="09TableContent1"/>
              <w:snapToGrid w:val="false"/>
              <w:rPr/>
            </w:pPr>
            <w:r>
              <w:rPr/>
              <w:t xml:space="preserve">No</w:t>
            </w:r>
          </w:p>
        </w:tc>
      </w:tr>
    </w:tbl>
    <w:p>
      <w:pPr>
        <w:pStyle w:val="09TableContent1"/>
        <w:rPr/>
      </w:pPr>
      <w:r>
        <w:rPr/>
      </w:r>
    </w:p>
    <w:p>
      <w:pPr>
        <w:pStyle w:val="09TableContent1"/>
        <w:rPr/>
      </w:pPr>
      <w:r>
        <w:rPr/>
      </w:r>
    </w:p>
    <w:p>
      <w:pPr>
        <w:pStyle w:val="09TableContent1"/>
        <w:rPr/>
      </w:pPr>
      <w:r>
        <w:rPr/>
      </w:r>
    </w:p>
    <w:p>
      <w:pPr>
        <w:pStyle w:val="09TableContent1"/>
        <w:rPr/>
      </w:pPr>
      <w:r>
        <w:rPr/>
      </w:r>
    </w:p>
    <w:tbl>
      <w:tblPr>
        <w:tblW w:w="9360" w:type="dxa"/>
        <w:jc w:val="start"/>
        <w:tblInd w:w="108" w:type="dxa"/>
        <w:tblLayout w:type="fixed"/>
        <w:tblCellMar>
          <w:top w:w="0" w:type="dxa"/>
          <w:start w:w="108" w:type="dxa"/>
          <w:bottom w:w="0" w:type="dxa"/>
          <w:end w:w="108" w:type="dxa"/>
        </w:tblCellMar>
      </w:tblPr>
      <w:tblGrid>
        <w:gridCol w:w="9360"/>
      </w:tblGrid>
      <w:tr>
        <w:trPr/>
        <w:tc>
          <w:tcPr>
            <w:tcW w:w="9360" w:type="dxa"/>
            <w:tcBorders>
              <w:top w:val="single" w:sz="12" w:space="0" w:color="000080"/>
              <w:start w:val="single" w:sz="12" w:space="0" w:color="000080"/>
              <w:bottom w:val="single" w:sz="4" w:space="0" w:color="000000"/>
              <w:end w:val="single" w:sz="12" w:space="0" w:color="000080"/>
            </w:tcBorders>
            <w:shd w:fill="CCCCCC" w:val="clear"/>
          </w:tcPr>
          <w:p>
            <w:pPr>
              <w:pStyle w:val="TableHeading"/>
              <w:keepLines/>
              <w:spacing w:before="60" w:after="60"/>
              <w:rPr/>
            </w:pPr>
            <w:r>
              <w:rPr/>
              <w:t>Program Attributes</w:t>
            </w:r>
          </w:p>
        </w:tc>
      </w:tr>
    </w:tbl>
    <w:p>
      <w:pPr>
        <w:pStyle w:val="09TableContent1"/>
        <w:rPr/>
      </w:pPr>
      <w:r>
        <w:rPr/>
      </w:r>
    </w:p>
    <w:tbl>
      <w:tblPr>
        <w:tblW w:w="9360" w:type="dxa"/>
        <w:jc w:val="start"/>
        <w:tblInd w:w="108" w:type="dxa"/>
        <w:tblLayout w:type="fixed"/>
        <w:tblCellMar>
          <w:top w:w="0" w:type="dxa"/>
          <w:start w:w="108" w:type="dxa"/>
          <w:bottom w:w="0" w:type="dxa"/>
          <w:end w:w="108" w:type="dxa"/>
        </w:tblCellMar>
      </w:tblPr>
      <w:tblGrid>
        <w:gridCol w:w="3240"/>
        <w:gridCol w:w="6120"/>
      </w:tblGrid>
      <w:tr>
        <w:trPr/>
        <w:tc>
          <w:tcPr>
            <w:tcW w:w="3240" w:type="dxa"/>
            <w:tcBorders>
              <w:top w:val="single" w:sz="4" w:space="0" w:color="000000"/>
              <w:start w:val="single" w:sz="4" w:space="0" w:color="000000"/>
              <w:bottom w:val="single" w:sz="4" w:space="0" w:color="000000"/>
              <w:end w:val="single" w:sz="4" w:space="0" w:color="000000"/>
            </w:tcBorders>
          </w:tcPr>
          <w:p>
            <w:pPr>
              <w:pStyle w:val="09TableContent1"/>
              <w:rPr/>
            </w:pPr>
            <w:r>
              <w:rPr/>
              <w:t>Program title</w:t>
            </w:r>
          </w:p>
        </w:tc>
        <w:tc>
          <w:tcPr>
            <w:tcW w:w="6120"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TDS Reporting as per Clause 34(a)</w:t>
            </w:r>
          </w:p>
        </w:tc>
      </w:tr>
      <w:tr>
        <w:trPr/>
        <w:tc>
          <w:tcPr>
            <w:tcW w:w="3240" w:type="dxa"/>
            <w:tcBorders>
              <w:top w:val="single" w:sz="4" w:space="0" w:color="000000"/>
              <w:start w:val="single" w:sz="4" w:space="0" w:color="000000"/>
              <w:bottom w:val="single" w:sz="4" w:space="0" w:color="000000"/>
              <w:end w:val="single" w:sz="4" w:space="0" w:color="000000"/>
            </w:tcBorders>
          </w:tcPr>
          <w:p>
            <w:pPr>
              <w:pStyle w:val="09TableContent1"/>
              <w:rPr/>
            </w:pPr>
            <w:r>
              <w:rPr/>
              <w:t>Program Name</w:t>
            </w:r>
          </w:p>
        </w:tc>
        <w:tc>
          <w:tcPr>
            <w:tcW w:w="6120"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ZFI_TDS_CL34 (type 1)</w:t>
            </w:r>
          </w:p>
          <w:p>
            <w:pPr>
              <w:pStyle w:val="09TableContent1"/>
              <w:snapToGrid w:val="false"/>
              <w:rPr/>
            </w:pPr>
            <w:r>
              <w:rPr/>
              <w:t xml:space="preserve">Includes: ZFI_TDS_CL34_TOP, ZFI_TDS_CL34_SCR, ZFI_TDS_CL34_FORMS</w:t>
            </w:r>
          </w:p>
        </w:tc>
      </w:tr>
      <w:tr>
        <w:trPr>
          <w:trHeight w:val="353" w:hRule="atLeast"/>
        </w:trPr>
        <w:tc>
          <w:tcPr>
            <w:tcW w:w="3240" w:type="dxa"/>
            <w:tcBorders>
              <w:top w:val="single" w:sz="4" w:space="0" w:color="000000"/>
              <w:start w:val="single" w:sz="4" w:space="0" w:color="000000"/>
              <w:bottom w:val="single" w:sz="4" w:space="0" w:color="000000"/>
              <w:end w:val="single" w:sz="4" w:space="0" w:color="000000"/>
            </w:tcBorders>
          </w:tcPr>
          <w:p>
            <w:pPr>
              <w:pStyle w:val="09TableContent1"/>
              <w:rPr/>
            </w:pPr>
            <w:r>
              <w:rPr/>
              <w:t>Customer enhancement projects</w:t>
            </w:r>
          </w:p>
        </w:tc>
        <w:tc>
          <w:tcPr>
            <w:tcW w:w="6120"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N/A</w:t>
            </w:r>
          </w:p>
        </w:tc>
      </w:tr>
      <w:tr>
        <w:trPr/>
        <w:tc>
          <w:tcPr>
            <w:tcW w:w="3240" w:type="dxa"/>
            <w:tcBorders>
              <w:top w:val="single" w:sz="4" w:space="0" w:color="000000"/>
              <w:start w:val="single" w:sz="4" w:space="0" w:color="000000"/>
              <w:bottom w:val="single" w:sz="4" w:space="0" w:color="000000"/>
              <w:end w:val="single" w:sz="4" w:space="0" w:color="000000"/>
            </w:tcBorders>
          </w:tcPr>
          <w:p>
            <w:pPr>
              <w:pStyle w:val="09TableContent1"/>
              <w:rPr/>
            </w:pPr>
            <w:r>
              <w:rPr/>
              <w:t>Package</w:t>
            </w:r>
          </w:p>
        </w:tc>
        <w:tc>
          <w:tcPr>
            <w:tcW w:w="6120" w:type="dxa"/>
            <w:tcBorders>
              <w:top w:val="single" w:sz="4" w:space="0" w:color="000000"/>
              <w:start w:val="single" w:sz="4" w:space="0" w:color="000000"/>
              <w:bottom w:val="single" w:sz="4" w:space="0" w:color="000000"/>
              <w:end w:val="single" w:sz="4" w:space="0" w:color="000000"/>
            </w:tcBorders>
          </w:tcPr>
          <w:p>
            <w:pPr>
              <w:pStyle w:val="09TableContent1"/>
              <w:snapToGrid w:val="false"/>
              <w:rPr>
                <w:b/>
                <w:bCs/>
              </w:rPr>
            </w:pPr>
            <w:r>
              <w:rPr/>
              <w:t xml:space="preserve">To be confirmed</w:t>
            </w:r>
          </w:p>
        </w:tc>
      </w:tr>
      <w:tr>
        <w:trPr/>
        <w:tc>
          <w:tcPr>
            <w:tcW w:w="3240" w:type="dxa"/>
            <w:tcBorders>
              <w:top w:val="single" w:sz="4" w:space="0" w:color="000000"/>
              <w:start w:val="single" w:sz="4" w:space="0" w:color="000000"/>
              <w:bottom w:val="single" w:sz="4" w:space="0" w:color="000000"/>
              <w:end w:val="single" w:sz="4" w:space="0" w:color="000000"/>
            </w:tcBorders>
          </w:tcPr>
          <w:p>
            <w:pPr>
              <w:pStyle w:val="09TableContent1"/>
              <w:rPr/>
            </w:pPr>
            <w:r>
              <w:rPr/>
              <w:t>Class</w:t>
            </w:r>
          </w:p>
        </w:tc>
        <w:tc>
          <w:tcPr>
            <w:tcW w:w="6120"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N/A (standard CL_SALV_TABLE used for the output)</w:t>
            </w:r>
          </w:p>
        </w:tc>
      </w:tr>
      <w:tr>
        <w:trPr/>
        <w:tc>
          <w:tcPr>
            <w:tcW w:w="3240" w:type="dxa"/>
            <w:tcBorders>
              <w:top w:val="single" w:sz="4" w:space="0" w:color="000000"/>
              <w:start w:val="single" w:sz="4" w:space="0" w:color="000000"/>
              <w:bottom w:val="single" w:sz="4" w:space="0" w:color="000000"/>
              <w:end w:val="single" w:sz="4" w:space="0" w:color="000000"/>
            </w:tcBorders>
          </w:tcPr>
          <w:p>
            <w:pPr>
              <w:pStyle w:val="09TableContent1"/>
              <w:rPr/>
            </w:pPr>
            <w:r>
              <w:rPr/>
              <w:t xml:space="preserve">Enhancement Implementation </w:t>
            </w:r>
          </w:p>
        </w:tc>
        <w:tc>
          <w:tcPr>
            <w:tcW w:w="6120"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N/A</w:t>
            </w:r>
          </w:p>
        </w:tc>
      </w:tr>
      <w:tr>
        <w:trPr/>
        <w:tc>
          <w:tcPr>
            <w:tcW w:w="3240" w:type="dxa"/>
            <w:tcBorders>
              <w:top w:val="single" w:sz="4" w:space="0" w:color="000000"/>
              <w:start w:val="single" w:sz="4" w:space="0" w:color="000000"/>
              <w:bottom w:val="single" w:sz="4" w:space="0" w:color="000000"/>
              <w:end w:val="single" w:sz="4" w:space="0" w:color="000000"/>
            </w:tcBorders>
          </w:tcPr>
          <w:p>
            <w:pPr>
              <w:pStyle w:val="09TableContent1"/>
              <w:rPr/>
            </w:pPr>
            <w:r>
              <w:rPr/>
              <w:t>Transactions</w:t>
            </w:r>
          </w:p>
        </w:tc>
        <w:tc>
          <w:tcPr>
            <w:tcW w:w="6120"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None – run from SE38 (the FS does not ask for a transaction code)</w:t>
            </w:r>
          </w:p>
        </w:tc>
      </w:tr>
    </w:tbl>
    <w:p>
      <w:pPr>
        <w:pStyle w:val="09TableContent1"/>
        <w:rPr/>
      </w:pPr>
      <w:r>
        <w:rPr/>
      </w:r>
    </w:p>
    <w:tbl>
      <w:tblPr>
        <w:tblW w:w="9360" w:type="dxa"/>
        <w:jc w:val="start"/>
        <w:tblInd w:w="108" w:type="dxa"/>
        <w:tblLayout w:type="fixed"/>
        <w:tblCellMar>
          <w:top w:w="0" w:type="dxa"/>
          <w:start w:w="108" w:type="dxa"/>
          <w:bottom w:w="0" w:type="dxa"/>
          <w:end w:w="108" w:type="dxa"/>
        </w:tblCellMar>
      </w:tblPr>
      <w:tblGrid>
        <w:gridCol w:w="1939"/>
        <w:gridCol w:w="7421"/>
      </w:tblGrid>
      <w:tr>
        <w:trPr/>
        <w:tc>
          <w:tcPr>
            <w:tcW w:w="1939" w:type="dxa"/>
            <w:tcBorders>
              <w:top w:val="single" w:sz="4" w:space="0" w:color="000000"/>
              <w:start w:val="single" w:sz="4" w:space="0" w:color="000000"/>
              <w:bottom w:val="single" w:sz="4" w:space="0" w:color="000000"/>
              <w:end w:val="single" w:sz="4" w:space="0" w:color="000000"/>
            </w:tcBorders>
          </w:tcPr>
          <w:p>
            <w:pPr>
              <w:pStyle w:val="09TableContent1"/>
              <w:rPr/>
            </w:pPr>
            <w:r>
              <w:rPr/>
              <w:t xml:space="preserve">SAP Tables </w:t>
            </w:r>
          </w:p>
        </w:tc>
        <w:tc>
          <w:tcPr>
            <w:tcW w:w="7421"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CDS views: I_WITHHOLDINGTAXITEM, I_JOURNALENTRY (driver, as named in the FS)</w:t>
            </w:r>
          </w:p>
          <w:p>
            <w:pPr>
              <w:pStyle w:val="09TableContent1"/>
              <w:snapToGrid w:val="false"/>
              <w:rPr/>
            </w:pPr>
            <w:r>
              <w:rPr/>
              <w:t xml:space="preserve">Tables: BKPF, BSEG, LFA1, T001, SKAT, T059Z, T059OT, FIWTIN_TAN_EXEM, FIWTIN_ACC_EXEM, RSEG, EKKN, MBEW, T030</w:t>
            </w:r>
          </w:p>
          <w:p>
            <w:pPr>
              <w:pStyle w:val="09TableContent1"/>
              <w:snapToGrid w:val="false"/>
              <w:rPr/>
            </w:pPr>
            <w:r>
              <w:rPr/>
              <w:t xml:space="preserve">No Z table, no DDIC object, no message class is created.</w:t>
            </w:r>
          </w:p>
        </w:tc>
      </w:tr>
    </w:tbl>
    <w:p>
      <w:pPr>
        <w:pStyle w:val="09TableContent1"/>
        <w:rPr/>
      </w:pPr>
      <w:r>
        <w:rPr/>
      </w:r>
    </w:p>
    <w:tbl>
      <w:tblPr>
        <w:tblW w:w="9360" w:type="dxa"/>
        <w:jc w:val="start"/>
        <w:tblInd w:w="108" w:type="dxa"/>
        <w:tblLayout w:type="fixed"/>
        <w:tblCellMar>
          <w:top w:w="0" w:type="dxa"/>
          <w:start w:w="108" w:type="dxa"/>
          <w:bottom w:w="0" w:type="dxa"/>
          <w:end w:w="108" w:type="dxa"/>
        </w:tblCellMar>
      </w:tblPr>
      <w:tblGrid>
        <w:gridCol w:w="9360"/>
      </w:tblGrid>
      <w:tr>
        <w:trPr/>
        <w:tc>
          <w:tcPr>
            <w:tcW w:w="9360" w:type="dxa"/>
            <w:tcBorders>
              <w:top w:val="single" w:sz="12" w:space="0" w:color="000080"/>
              <w:start w:val="single" w:sz="12" w:space="0" w:color="000080"/>
              <w:bottom w:val="single" w:sz="4" w:space="0" w:color="000000"/>
              <w:end w:val="single" w:sz="12" w:space="0" w:color="000080"/>
            </w:tcBorders>
            <w:shd w:fill="CCCCCC" w:val="clear"/>
          </w:tcPr>
          <w:p>
            <w:pPr>
              <w:pStyle w:val="TableHeading"/>
              <w:keepLines/>
              <w:spacing w:before="60" w:after="60"/>
              <w:rPr/>
            </w:pPr>
            <w:r>
              <w:rPr/>
              <w:t>Selection Screen</w:t>
            </w:r>
          </w:p>
        </w:tc>
      </w:tr>
    </w:tbl>
    <w:p>
      <w:pPr>
        <w:pStyle w:val="09TableContent1"/>
        <w:rPr/>
      </w:pPr>
      <w:r>
        <w:rPr/>
      </w:r>
    </w:p>
    <w:p>
      <w:pPr>
        <w:pStyle w:val="09TableContent1"/>
        <w:rPr/>
      </w:pPr>
      <w:r>
        <w:rPr/>
        <w:t xml:space="preserve">Selection Screen Block Name / Description - B1 / Selection (text symbol B01)</w:t>
      </w:r>
    </w:p>
    <w:p>
      <w:pPr>
        <w:pStyle w:val="09TableContent1"/>
        <w:rPr/>
      </w:pPr>
      <w:r>
        <w:rPr/>
      </w:r>
    </w:p>
    <w:tbl>
      <w:tblPr>
        <w:tblW w:w="9446" w:type="dxa"/>
        <w:jc w:val="start"/>
        <w:tblInd w:w="0" w:type="dxa"/>
        <w:tblLayout w:type="fixed"/>
        <w:tblCellMar>
          <w:top w:w="0" w:type="dxa"/>
          <w:start w:w="108" w:type="dxa"/>
          <w:bottom w:w="0" w:type="dxa"/>
          <w:end w:w="108" w:type="dxa"/>
        </w:tblCellMar>
      </w:tblPr>
      <w:tblGrid>
        <w:gridCol w:w="1286"/>
        <w:gridCol w:w="1690"/>
        <w:gridCol w:w="1299"/>
        <w:gridCol w:w="1192"/>
        <w:gridCol w:w="931"/>
        <w:gridCol w:w="931"/>
        <w:gridCol w:w="2117"/>
      </w:tblGrid>
      <w:tr>
        <w:trPr>
          <w:trHeight w:val="796" w:hRule="atLeast"/>
        </w:trPr>
        <w:tc>
          <w:tcPr>
            <w:tcW w:w="1286" w:type="dxa"/>
            <w:tcBorders>
              <w:top w:val="single" w:sz="4" w:space="0" w:color="000000"/>
              <w:start w:val="single" w:sz="4" w:space="0" w:color="000000"/>
              <w:bottom w:val="single" w:sz="4" w:space="0" w:color="000000"/>
              <w:end w:val="single" w:sz="4" w:space="0" w:color="000000"/>
            </w:tcBorders>
          </w:tcPr>
          <w:p>
            <w:pPr>
              <w:pStyle w:val="09TableContent1"/>
              <w:rPr/>
            </w:pPr>
            <w:r>
              <w:rPr/>
              <w:t>Parameter / Select Options</w:t>
            </w:r>
          </w:p>
        </w:tc>
        <w:tc>
          <w:tcPr>
            <w:tcW w:w="1690" w:type="dxa"/>
            <w:tcBorders>
              <w:top w:val="single" w:sz="4" w:space="0" w:color="000000"/>
              <w:start w:val="single" w:sz="4" w:space="0" w:color="000000"/>
              <w:bottom w:val="single" w:sz="4" w:space="0" w:color="000000"/>
              <w:end w:val="single" w:sz="4" w:space="0" w:color="000000"/>
            </w:tcBorders>
          </w:tcPr>
          <w:p>
            <w:pPr>
              <w:pStyle w:val="09TableContent1"/>
              <w:rPr/>
            </w:pPr>
            <w:r>
              <w:rPr/>
              <w:t xml:space="preserve">Type / Field Name </w:t>
            </w:r>
          </w:p>
        </w:tc>
        <w:tc>
          <w:tcPr>
            <w:tcW w:w="1299" w:type="dxa"/>
            <w:tcBorders>
              <w:top w:val="single" w:sz="4" w:space="0" w:color="000000"/>
              <w:start w:val="single" w:sz="4" w:space="0" w:color="000000"/>
              <w:bottom w:val="single" w:sz="4" w:space="0" w:color="000000"/>
              <w:end w:val="single" w:sz="4" w:space="0" w:color="000000"/>
            </w:tcBorders>
          </w:tcPr>
          <w:p>
            <w:pPr>
              <w:pStyle w:val="09TableContent1"/>
              <w:rPr/>
            </w:pPr>
            <w:r>
              <w:rPr/>
              <w:t>Mandatory</w:t>
            </w:r>
          </w:p>
        </w:tc>
        <w:tc>
          <w:tcPr>
            <w:tcW w:w="1192" w:type="dxa"/>
            <w:tcBorders>
              <w:top w:val="single" w:sz="4" w:space="0" w:color="000000"/>
              <w:start w:val="single" w:sz="4" w:space="0" w:color="000000"/>
              <w:bottom w:val="single" w:sz="4" w:space="0" w:color="000000"/>
              <w:end w:val="single" w:sz="4" w:space="0" w:color="000000"/>
            </w:tcBorders>
          </w:tcPr>
          <w:p>
            <w:pPr>
              <w:pStyle w:val="09TableContent1"/>
              <w:rPr/>
            </w:pPr>
            <w:r>
              <w:rPr/>
              <w:t>Default Value</w:t>
            </w:r>
          </w:p>
        </w:tc>
        <w:tc>
          <w:tcPr>
            <w:tcW w:w="931" w:type="dxa"/>
            <w:tcBorders>
              <w:top w:val="single" w:sz="4" w:space="0" w:color="000000"/>
              <w:start w:val="single" w:sz="4" w:space="0" w:color="000000"/>
              <w:bottom w:val="single" w:sz="4" w:space="0" w:color="000000"/>
              <w:end w:val="single" w:sz="4" w:space="0" w:color="000000"/>
            </w:tcBorders>
          </w:tcPr>
          <w:p>
            <w:pPr>
              <w:pStyle w:val="09TableContent1"/>
              <w:rPr/>
            </w:pPr>
            <w:r>
              <w:rPr/>
              <w:t>Param</w:t>
            </w:r>
          </w:p>
          <w:p>
            <w:pPr>
              <w:pStyle w:val="09TableContent1"/>
              <w:rPr/>
            </w:pPr>
            <w:r>
              <w:rPr/>
              <w:t>ID</w:t>
            </w:r>
          </w:p>
        </w:tc>
        <w:tc>
          <w:tcPr>
            <w:tcW w:w="931" w:type="dxa"/>
            <w:tcBorders>
              <w:top w:val="single" w:sz="4" w:space="0" w:color="000000"/>
              <w:start w:val="single" w:sz="4" w:space="0" w:color="000000"/>
              <w:bottom w:val="single" w:sz="4" w:space="0" w:color="000000"/>
              <w:end w:val="single" w:sz="4" w:space="0" w:color="000000"/>
            </w:tcBorders>
          </w:tcPr>
          <w:p>
            <w:pPr>
              <w:pStyle w:val="09TableContent1"/>
              <w:rPr/>
            </w:pPr>
            <w:r>
              <w:rPr/>
              <w:t>Search Help</w:t>
            </w:r>
          </w:p>
        </w:tc>
        <w:tc>
          <w:tcPr>
            <w:tcW w:w="2117" w:type="dxa"/>
            <w:tcBorders>
              <w:top w:val="single" w:sz="4" w:space="0" w:color="000000"/>
              <w:start w:val="single" w:sz="4" w:space="0" w:color="000000"/>
              <w:bottom w:val="single" w:sz="4" w:space="0" w:color="000000"/>
              <w:end w:val="single" w:sz="4" w:space="0" w:color="000000"/>
            </w:tcBorders>
          </w:tcPr>
          <w:p>
            <w:pPr>
              <w:pStyle w:val="09TableContent1"/>
              <w:rPr/>
            </w:pPr>
            <w:r>
              <w:rPr/>
              <w:t>Selection Screen Text</w:t>
            </w:r>
          </w:p>
        </w:tc>
      </w:tr>
      <w:tr>
        <w:trPr>
          <w:trHeight w:val="260" w:hRule="atLeast"/>
        </w:trPr>
        <w:tc>
          <w:tcPr>
            <w:tcW w:w="1286"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S_BUKRS</w:t>
            </w:r>
          </w:p>
        </w:tc>
        <w:tc>
          <w:tcPr>
            <w:tcW w:w="1690"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SELECT-OPTIONS</w:t>
            </w:r>
          </w:p>
          <w:p>
            <w:pPr>
              <w:pStyle w:val="09TableContent1"/>
              <w:snapToGrid w:val="false"/>
              <w:rPr/>
            </w:pPr>
            <w:r>
              <w:rPr/>
              <w:t xml:space="preserve">BKPF-BUKRS</w:t>
            </w:r>
          </w:p>
        </w:tc>
        <w:tc>
          <w:tcPr>
            <w:tcW w:w="1299"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Yes</w:t>
            </w:r>
          </w:p>
        </w:tc>
        <w:tc>
          <w:tcPr>
            <w:tcW w:w="1192"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w:t>
            </w:r>
          </w:p>
        </w:tc>
        <w:tc>
          <w:tcPr>
            <w:tcW w:w="931"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w:t>
            </w:r>
          </w:p>
        </w:tc>
        <w:tc>
          <w:tcPr>
            <w:tcW w:w="931"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Standard</w:t>
            </w:r>
          </w:p>
        </w:tc>
        <w:tc>
          <w:tcPr>
            <w:tcW w:w="2117"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Company Code</w:t>
            </w:r>
          </w:p>
        </w:tc>
      </w:tr>
      <w:tr>
        <w:trPr>
          <w:trHeight w:val="260" w:hRule="atLeast"/>
        </w:trPr>
        <w:tc>
          <w:tcPr>
            <w:tcW w:w="1286"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S_SECTN</w:t>
            </w:r>
          </w:p>
        </w:tc>
        <w:tc>
          <w:tcPr>
            <w:tcW w:w="1690"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SELECT-OPTIONS</w:t>
            </w:r>
          </w:p>
          <w:p>
            <w:pPr>
              <w:pStyle w:val="09TableContent1"/>
              <w:snapToGrid w:val="false"/>
              <w:rPr/>
            </w:pPr>
            <w:r>
              <w:rPr/>
              <w:t xml:space="preserve">T059Z-QSCOD</w:t>
            </w:r>
          </w:p>
        </w:tc>
        <w:tc>
          <w:tcPr>
            <w:tcW w:w="1299"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No</w:t>
            </w:r>
          </w:p>
        </w:tc>
        <w:tc>
          <w:tcPr>
            <w:tcW w:w="1192"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w:t>
            </w:r>
          </w:p>
        </w:tc>
        <w:tc>
          <w:tcPr>
            <w:tcW w:w="931"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w:t>
            </w:r>
          </w:p>
        </w:tc>
        <w:tc>
          <w:tcPr>
            <w:tcW w:w="931"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Custom F4 (posted codes)</w:t>
            </w:r>
          </w:p>
        </w:tc>
        <w:tc>
          <w:tcPr>
            <w:tcW w:w="2117"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Section Code</w:t>
            </w:r>
          </w:p>
        </w:tc>
      </w:tr>
      <w:tr>
        <w:trPr>
          <w:trHeight w:val="260" w:hRule="atLeast"/>
        </w:trPr>
        <w:tc>
          <w:tcPr>
            <w:tcW w:w="1286"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S_LIFNR</w:t>
            </w:r>
          </w:p>
        </w:tc>
        <w:tc>
          <w:tcPr>
            <w:tcW w:w="1690"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SELECT-OPTIONS</w:t>
            </w:r>
          </w:p>
          <w:p>
            <w:pPr>
              <w:pStyle w:val="09TableContent1"/>
              <w:snapToGrid w:val="false"/>
              <w:rPr/>
            </w:pPr>
            <w:r>
              <w:rPr/>
              <w:t xml:space="preserve">LFA1-LIFNR</w:t>
            </w:r>
          </w:p>
        </w:tc>
        <w:tc>
          <w:tcPr>
            <w:tcW w:w="1299"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No</w:t>
            </w:r>
          </w:p>
        </w:tc>
        <w:tc>
          <w:tcPr>
            <w:tcW w:w="1192"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w:t>
            </w:r>
          </w:p>
        </w:tc>
        <w:tc>
          <w:tcPr>
            <w:tcW w:w="931"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w:t>
            </w:r>
          </w:p>
        </w:tc>
        <w:tc>
          <w:tcPr>
            <w:tcW w:w="931"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Vendor (KRED), ALPHA</w:t>
            </w:r>
          </w:p>
        </w:tc>
        <w:tc>
          <w:tcPr>
            <w:tcW w:w="2117"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Vendor Code</w:t>
            </w:r>
          </w:p>
        </w:tc>
      </w:tr>
      <w:tr>
        <w:trPr>
          <w:trHeight w:val="260" w:hRule="atLeast"/>
        </w:trPr>
        <w:tc>
          <w:tcPr>
            <w:tcW w:w="1286"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P_GJAHR</w:t>
            </w:r>
          </w:p>
        </w:tc>
        <w:tc>
          <w:tcPr>
            <w:tcW w:w="1690"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PARAMETERS</w:t>
            </w:r>
          </w:p>
          <w:p>
            <w:pPr>
              <w:pStyle w:val="09TableContent1"/>
              <w:snapToGrid w:val="false"/>
              <w:rPr/>
            </w:pPr>
            <w:r>
              <w:rPr/>
              <w:t xml:space="preserve">BKPF-GJAHR</w:t>
            </w:r>
          </w:p>
        </w:tc>
        <w:tc>
          <w:tcPr>
            <w:tcW w:w="1299"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Yes</w:t>
            </w:r>
          </w:p>
        </w:tc>
        <w:tc>
          <w:tcPr>
            <w:tcW w:w="1192"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Current fiscal year (April–March) from system date</w:t>
            </w:r>
          </w:p>
        </w:tc>
        <w:tc>
          <w:tcPr>
            <w:tcW w:w="931"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w:t>
            </w:r>
          </w:p>
        </w:tc>
        <w:tc>
          <w:tcPr>
            <w:tcW w:w="931"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w:t>
            </w:r>
          </w:p>
        </w:tc>
        <w:tc>
          <w:tcPr>
            <w:tcW w:w="2117"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Fiscal Year</w:t>
            </w:r>
          </w:p>
        </w:tc>
      </w:tr>
      <w:tr>
        <w:trPr>
          <w:trHeight w:val="260" w:hRule="atLeast"/>
        </w:trPr>
        <w:tc>
          <w:tcPr>
            <w:tcW w:w="1286"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S_BUDAT</w:t>
            </w:r>
          </w:p>
        </w:tc>
        <w:tc>
          <w:tcPr>
            <w:tcW w:w="1690"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SELECT-OPTIONS</w:t>
            </w:r>
          </w:p>
          <w:p>
            <w:pPr>
              <w:pStyle w:val="09TableContent1"/>
              <w:snapToGrid w:val="false"/>
              <w:rPr/>
            </w:pPr>
            <w:r>
              <w:rPr/>
              <w:t xml:space="preserve">BKPF-BUDAT</w:t>
            </w:r>
          </w:p>
        </w:tc>
        <w:tc>
          <w:tcPr>
            <w:tcW w:w="1299"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Yes</w:t>
            </w:r>
          </w:p>
        </w:tc>
        <w:tc>
          <w:tcPr>
            <w:tcW w:w="1192"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01.04.&lt;FY&gt; to 31.03.&lt;FY+1&gt;</w:t>
            </w:r>
          </w:p>
        </w:tc>
        <w:tc>
          <w:tcPr>
            <w:tcW w:w="931"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w:t>
            </w:r>
          </w:p>
        </w:tc>
        <w:tc>
          <w:tcPr>
            <w:tcW w:w="931"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Calendar</w:t>
            </w:r>
          </w:p>
        </w:tc>
        <w:tc>
          <w:tcPr>
            <w:tcW w:w="2117"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Posting Date</w:t>
            </w:r>
          </w:p>
        </w:tc>
      </w:tr>
    </w:tbl>
    <w:p>
      <w:pPr>
        <w:pStyle w:val="09TableContent1"/>
        <w:rPr/>
      </w:pPr>
      <w:r>
        <w:rPr/>
      </w:r>
    </w:p>
    <w:p>
      <w:pPr>
        <w:pStyle w:val="Normal"/>
        <w:rPr>
          <w:rFonts w:ascii="Arial" w:hAnsi="Arial" w:cs="Arial"/>
          <w:sz w:val="20"/>
          <w:szCs w:val="22"/>
          <w:lang w:eastAsia="en-US"/>
        </w:rPr>
      </w:pPr>
      <w:r>
        <w:rPr>
          <w:rFonts w:cs="Arial" w:ascii="Arial" w:hAnsi="Arial"/>
          <w:sz w:val="20"/>
          <w:szCs w:val="22"/>
          <w:lang w:eastAsia="en-US"/>
        </w:rPr>
      </w:r>
    </w:p>
    <w:tbl>
      <w:tblPr>
        <w:tblW w:w="9450" w:type="dxa"/>
        <w:jc w:val="start"/>
        <w:tblInd w:w="18" w:type="dxa"/>
        <w:tblLayout w:type="fixed"/>
        <w:tblCellMar>
          <w:top w:w="0" w:type="dxa"/>
          <w:start w:w="108" w:type="dxa"/>
          <w:bottom w:w="0" w:type="dxa"/>
          <w:end w:w="108" w:type="dxa"/>
        </w:tblCellMar>
      </w:tblPr>
      <w:tblGrid>
        <w:gridCol w:w="9450"/>
      </w:tblGrid>
      <w:tr>
        <w:trPr/>
        <w:tc>
          <w:tcPr>
            <w:tcW w:w="9450" w:type="dxa"/>
            <w:tcBorders>
              <w:top w:val="single" w:sz="12" w:space="0" w:color="000080"/>
              <w:start w:val="single" w:sz="12" w:space="0" w:color="000080"/>
              <w:bottom w:val="single" w:sz="12" w:space="0" w:color="000080"/>
              <w:end w:val="single" w:sz="12" w:space="0" w:color="000080"/>
            </w:tcBorders>
            <w:shd w:fill="CCCCCC" w:val="clear"/>
          </w:tcPr>
          <w:p>
            <w:pPr>
              <w:pStyle w:val="TableHeading"/>
              <w:keepLines/>
              <w:spacing w:before="60" w:after="60"/>
              <w:rPr/>
            </w:pPr>
            <w:r>
              <w:rPr/>
              <w:t xml:space="preserve">Report Output  </w:t>
            </w:r>
          </w:p>
        </w:tc>
      </w:tr>
    </w:tbl>
    <w:p>
      <w:pPr>
        <w:pStyle w:val="Normal"/>
        <w:rPr>
          <w:rFonts w:ascii="Arial" w:hAnsi="Arial" w:cs="Arial"/>
          <w:sz w:val="20"/>
          <w:szCs w:val="22"/>
          <w:lang w:eastAsia="en-US"/>
        </w:rPr>
      </w:pPr>
      <w:r>
        <w:rPr>
          <w:rFonts w:cs="Arial" w:ascii="Arial" w:hAnsi="Arial"/>
          <w:sz w:val="20"/>
          <w:szCs w:val="22"/>
          <w:lang w:eastAsia="en-US"/>
        </w:rPr>
      </w:r>
    </w:p>
    <w:tbl>
      <w:tblPr>
        <w:tblW w:w="9474" w:type="dxa"/>
        <w:jc w:val="start"/>
        <w:tblInd w:w="0" w:type="dxa"/>
        <w:tblLayout w:type="fixed"/>
        <w:tblCellMar>
          <w:top w:w="0" w:type="dxa"/>
          <w:start w:w="108" w:type="dxa"/>
          <w:bottom w:w="0" w:type="dxa"/>
          <w:end w:w="108" w:type="dxa"/>
        </w:tblCellMar>
      </w:tblPr>
      <w:tblGrid>
        <w:gridCol w:w="9474"/>
      </w:tblGrid>
      <w:tr>
        <w:trPr>
          <w:trHeight w:val="567" w:hRule="atLeast"/>
        </w:trPr>
        <w:tc>
          <w:tcPr>
            <w:tcW w:w="9474" w:type="dxa"/>
            <w:tcBorders>
              <w:top w:val="single" w:sz="4" w:space="0" w:color="000000"/>
              <w:start w:val="single" w:sz="4" w:space="0" w:color="000000"/>
              <w:bottom w:val="single" w:sz="4" w:space="0" w:color="000000"/>
              <w:end w:val="single" w:sz="4" w:space="0" w:color="000000"/>
            </w:tcBorders>
          </w:tcPr>
          <w:p>
            <w:pPr>
              <w:pStyle w:val="TableText-Bullet"/>
              <w:numPr>
                <w:ilvl w:val="0"/>
                <w:numId w:val="0"/>
              </w:numPr>
              <w:spacing w:before="20" w:after="20"/>
              <w:ind w:hanging="0" w:start="0"/>
              <w:rPr>
                <w:rFonts w:cs="Times New Roman"/>
                <w:szCs w:val="22"/>
                <w:lang w:val="en-GB"/>
              </w:rPr>
            </w:pPr>
            <w:r>
              <w:rPr>
                <w:rFonts w:cs="Times New Roman"/>
                <w:szCs w:val="22"/>
                <w:lang w:val="en-GB"/>
              </w:rPr>
              <w:t>Output Method</w:t>
            </w:r>
          </w:p>
          <w:p>
            <w:pPr>
              <w:pStyle w:val="TableText-Bullet"/>
              <w:numPr>
                <w:ilvl w:val="0"/>
                <w:numId w:val="0"/>
              </w:numPr>
              <w:spacing w:before="20" w:after="20"/>
              <w:ind w:hanging="0" w:start="0"/>
              <w:rPr>
                <w:rFonts w:cs="Times New Roman"/>
                <w:szCs w:val="22"/>
                <w:lang w:val="en-GB"/>
              </w:rPr>
            </w:pPr>
            <w:r>
              <w:rPr>
                <w:rFonts w:cs="Times New Roman"/>
                <w:szCs w:val="22"/>
                <w:lang w:val="en-GB"/>
              </w:rPr>
              <w:t xml:space="preserve">ALV list on screen (CL_SALV_TABLE) with the standard toolbar: sort, filter, total, Excel download, print. In background the list goes to spool.</w:t>
            </w:r>
          </w:p>
        </w:tc>
      </w:tr>
      <w:tr>
        <w:trPr>
          <w:trHeight w:val="810" w:hRule="atLeast"/>
        </w:trPr>
        <w:tc>
          <w:tcPr>
            <w:tcW w:w="9474" w:type="dxa"/>
            <w:tcBorders>
              <w:top w:val="single" w:sz="4" w:space="0" w:color="000000"/>
              <w:start w:val="single" w:sz="4" w:space="0" w:color="000000"/>
              <w:bottom w:val="single" w:sz="4" w:space="0" w:color="000000"/>
              <w:end w:val="single" w:sz="4" w:space="0" w:color="000000"/>
            </w:tcBorders>
          </w:tcPr>
          <w:p>
            <w:pPr>
              <w:pStyle w:val="ABLOCKPARA"/>
              <w:rPr>
                <w:rFonts w:cs="Times New Roman"/>
                <w:szCs w:val="22"/>
              </w:rPr>
            </w:pPr>
            <w:r>
              <w:rPr>
                <w:rFonts w:cs="Times New Roman"/>
                <w:szCs w:val="22"/>
              </w:rPr>
              <w:t>Example:</w:t>
            </w:r>
          </w:p>
          <w:p>
            <w:pPr>
              <w:pStyle w:val="TableText-Bullet"/>
              <w:numPr>
                <w:ilvl w:val="0"/>
                <w:numId w:val="0"/>
              </w:numPr>
              <w:ind w:hanging="0" w:start="0"/>
              <w:rPr>
                <w:rFonts w:cs="Times New Roman"/>
                <w:szCs w:val="22"/>
                <w:lang w:val="en-GB"/>
              </w:rPr>
            </w:pPr>
            <w:r>
              <w:rPr>
                <w:rFonts w:cs="Times New Roman"/>
                <w:szCs w:val="22"/>
                <w:lang w:val="en-GB"/>
              </w:rPr>
              <w:t>Saved to File / Sent to print / Send to email account / Download to excel</w:t>
            </w:r>
          </w:p>
          <w:p>
            <w:pPr>
              <w:pStyle w:val="TableText-Bullet"/>
              <w:numPr>
                <w:ilvl w:val="0"/>
                <w:numId w:val="0"/>
              </w:numPr>
              <w:spacing w:before="20" w:after="20"/>
              <w:ind w:hanging="0" w:start="0"/>
              <w:rPr>
                <w:rFonts w:cs="Times New Roman"/>
                <w:szCs w:val="22"/>
                <w:lang w:val="en-GB"/>
              </w:rPr>
            </w:pPr>
            <w:r>
              <w:rPr>
                <w:rFonts w:cs="Times New Roman"/>
                <w:szCs w:val="22"/>
                <w:lang w:val="en-GB"/>
              </w:rPr>
            </w:r>
          </w:p>
        </w:tc>
      </w:tr>
    </w:tbl>
    <w:p>
      <w:pPr>
        <w:pStyle w:val="Normal"/>
        <w:keepNext/>
        <w:spacing w:before="40" w:after="40"/>
      </w:pPr>
      <w:r>
        <w:rPr>
          <w:rFonts w:ascii="Arial" w:hAnsi="Arial" w:cs="Arial"/>
          <w:b/>
          <w:bCs/>
          <w:lang w:val="en-US" w:eastAsia="en-US"/>
          <w:sz w:val="20"/>
          <w:szCs w:val="20"/>
        </w:rPr>
        <w:t xml:space="preserve">Output layout – one row per FI document and withholding tax code</w:t>
      </w:r>
    </w:p>
    <w:tbl>
      <w:tblPr>
        <w:tblW w:w="9446" w:type="dxa"/>
        <w:jc w:val="start"/>
        <w:tblInd w:w="0" w:type="dxa"/>
        <w:tblLayout w:type="fixed"/>
        <w:tblCellMar>
          <w:top w:w="0" w:type="dxa"/>
          <w:start w:w="108" w:type="dxa"/>
          <w:bottom w:w="0" w:type="dxa"/>
          <w:end w:w="108" w:type="dxa"/>
        </w:tblCellMar>
      </w:tblPr>
      <w:tblGrid>
        <w:gridCol w:w="560"/>
        <w:gridCol w:w="2500"/>
        <w:gridCol w:w="3000"/>
        <w:gridCol w:w="3386"/>
      </w:tblGrid>
      <w:tr>
        <w:trPr>
          <w:tblHeader/>
        </w:trPr>
        <w:tc>
          <w:tcPr>
            <w:tcW w:w="560" w:type="dxa"/>
            <w:tcBorders>
              <w:top w:val="single" w:sz="4" w:space="0" w:color="000000"/>
              <w:start w:val="single" w:sz="4" w:space="0" w:color="000000"/>
              <w:bottom w:val="single" w:sz="4" w:space="0" w:color="000000"/>
              <w:end w:val="single" w:sz="4" w:space="0" w:color="000000"/>
            </w:tcBorders>
            <w:shd w:val="clear" w:color="auto" w:fill="D9D9D9"/>
          </w:tcPr>
          <w:p>
            <w:pPr>
              <w:pStyle w:val="Normal"/>
              <w:spacing w:before="20" w:after="20"/>
            </w:pPr>
            <w:r>
              <w:rPr>
                <w:rFonts w:ascii="Arial" w:hAnsi="Arial" w:cs="Arial"/>
                <w:b/>
                <w:bCs/>
                <w:lang w:val="en-US" w:eastAsia="en-US"/>
                <w:sz w:val="16"/>
                <w:szCs w:val="16"/>
              </w:rPr>
              <w:t xml:space="preserve">Col</w:t>
            </w:r>
          </w:p>
        </w:tc>
        <w:tc>
          <w:tcPr>
            <w:tcW w:w="2500" w:type="dxa"/>
            <w:tcBorders>
              <w:top w:val="single" w:sz="4" w:space="0" w:color="000000"/>
              <w:start w:val="single" w:sz="4" w:space="0" w:color="000000"/>
              <w:bottom w:val="single" w:sz="4" w:space="0" w:color="000000"/>
              <w:end w:val="single" w:sz="4" w:space="0" w:color="000000"/>
            </w:tcBorders>
            <w:shd w:val="clear" w:color="auto" w:fill="D9D9D9"/>
          </w:tcPr>
          <w:p>
            <w:pPr>
              <w:pStyle w:val="Normal"/>
              <w:spacing w:before="20" w:after="20"/>
            </w:pPr>
            <w:r>
              <w:rPr>
                <w:rFonts w:ascii="Arial" w:hAnsi="Arial" w:cs="Arial"/>
                <w:b/>
                <w:bCs/>
                <w:lang w:val="en-US" w:eastAsia="en-US"/>
                <w:sz w:val="16"/>
                <w:szCs w:val="16"/>
              </w:rPr>
              <w:t xml:space="preserve">Heading</w:t>
            </w:r>
          </w:p>
        </w:tc>
        <w:tc>
          <w:tcPr>
            <w:tcW w:w="3000" w:type="dxa"/>
            <w:tcBorders>
              <w:top w:val="single" w:sz="4" w:space="0" w:color="000000"/>
              <w:start w:val="single" w:sz="4" w:space="0" w:color="000000"/>
              <w:bottom w:val="single" w:sz="4" w:space="0" w:color="000000"/>
              <w:end w:val="single" w:sz="4" w:space="0" w:color="000000"/>
            </w:tcBorders>
            <w:shd w:val="clear" w:color="auto" w:fill="D9D9D9"/>
          </w:tcPr>
          <w:p>
            <w:pPr>
              <w:pStyle w:val="Normal"/>
              <w:spacing w:before="20" w:after="20"/>
            </w:pPr>
            <w:r>
              <w:rPr>
                <w:rFonts w:ascii="Arial" w:hAnsi="Arial" w:cs="Arial"/>
                <w:b/>
                <w:bCs/>
                <w:lang w:val="en-US" w:eastAsia="en-US"/>
                <w:sz w:val="16"/>
                <w:szCs w:val="16"/>
              </w:rPr>
              <w:t xml:space="preserve">Source</w:t>
            </w:r>
          </w:p>
        </w:tc>
        <w:tc>
          <w:tcPr>
            <w:tcW w:w="3386" w:type="dxa"/>
            <w:tcBorders>
              <w:top w:val="single" w:sz="4" w:space="0" w:color="000000"/>
              <w:start w:val="single" w:sz="4" w:space="0" w:color="000000"/>
              <w:bottom w:val="single" w:sz="4" w:space="0" w:color="000000"/>
              <w:end w:val="single" w:sz="4" w:space="0" w:color="000000"/>
            </w:tcBorders>
            <w:shd w:val="clear" w:color="auto" w:fill="D9D9D9"/>
          </w:tcPr>
          <w:p>
            <w:pPr>
              <w:pStyle w:val="Normal"/>
              <w:spacing w:before="20" w:after="20"/>
            </w:pPr>
            <w:r>
              <w:rPr>
                <w:rFonts w:ascii="Arial" w:hAnsi="Arial" w:cs="Arial"/>
                <w:b/>
                <w:bCs/>
                <w:lang w:val="en-US" w:eastAsia="en-US"/>
                <w:sz w:val="16"/>
                <w:szCs w:val="16"/>
              </w:rPr>
              <w:t xml:space="preserve">Remarks</w:t>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A</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Sr</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Running number</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Continuous over the list</w:t>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B</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Document number</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I_WITHHOLDINGTAXITEM-AccountingDocument</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C</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Vendor Code</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I_WITHHOLDINGTAXITEM-CustomerSupplierAccount</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D</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Vendor Name</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LFA1-NAME1</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E</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Vendor PAN</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LFA1-J_1IPANNO</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CHAR 40</w:t>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F</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GL Code</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Derived – see Processing Logic, GL derivation</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Blank if it cannot be derived; counted in status message</w:t>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G</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GL Name</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SKAT-TXT50</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Chart of accounts ASTL, logon language</w:t>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H</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Section</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T059Z-QSCOD</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Official withholding tax key, e.g. 194C</w:t>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I</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Section Code Description</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T059OT-TEXT40</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T059Z has no text field</w:t>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J</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Nature of Payment</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BSEG-SGTXT of the vendor line</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K</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Document Date (SAP)</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BSEG-H_BUDAT of the vendor line</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Posting date</w:t>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L</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Invoice No.</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BKPF-XBLNR</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M</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Invoice Date</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BSEG-H_BLDAT of the vendor line</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N</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Payment Doc No.</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BSEG-AUGBL of the vendor line</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Blank while open</w:t>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O</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Payment Date</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BSEG-AUGDT of the vendor line</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Blank while open</w:t>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Base Amount</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WhldgTaxBaseAmtInCoCodeCrcy</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Company code currency; debit +, credit –</w:t>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Q</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Tax Code</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WithholdingTaxCode</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R</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TDS Rate as per section</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T059Z-QSATZ</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Configured rate</w:t>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S</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TDS Rate deducted</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WithholdingTaxPercent</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Rate on the item</w:t>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T</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TDS Amount</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WhldgTaxAmtInCoCodeCrcy</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Company code currency; debit +, credit –</w:t>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U</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Valid From</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FIWTIN_TAN_EXEM-WT_EXDF</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Certificate valid on the posting date</w:t>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V</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Valid To</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FIWTIN_TAN_EXEM-WT_EXDT</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W</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Threshold Applicability (Y/N)</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FIWTIN_TAN_EXEM-FIWTIN_EXEM_THR</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Shown as an amount – open point Q4</w:t>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X</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Certificate Number</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FIWTIN_TAN_EXEM-WT_EXNR</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Y</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Cumulative Amount as of now for FY</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FIWTIN_ACC_EXEM-ACC_AMT</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Latest entry up to the posting-date upper bound</w:t>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Z</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Debit/Credit</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Sign of the base amount</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S = vendor debited, H = vendor credited. Added 07.09.2026</w:t>
            </w:r>
          </w:p>
        </w:tc>
      </w:tr>
      <w:tr>
        <w:tc>
          <w:tcPr>
            <w:tcW w:w="56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w:t>
            </w:r>
          </w:p>
        </w:tc>
        <w:tc>
          <w:tcPr>
            <w:tcW w:w="2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(hidden)</w:t>
            </w:r>
          </w:p>
        </w:tc>
        <w:tc>
          <w:tcPr>
            <w:tcW w:w="30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T001-WAERS</w:t>
            </w:r>
          </w:p>
        </w:tc>
        <w:tc>
          <w:tcPr>
            <w:tcW w:w="338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Company code currency, technical column</w:t>
            </w:r>
          </w:p>
        </w:tc>
      </w:tr>
    </w:tbl>
    <w:p>
      <w:pPr>
        <w:pStyle w:val="Normal"/>
        <w:rPr>
          <w:rFonts w:ascii="Arial" w:hAnsi="Arial" w:cs="Arial"/>
          <w:sz w:val="20"/>
          <w:szCs w:val="22"/>
          <w:lang w:eastAsia="en-US"/>
        </w:rPr>
      </w:pPr>
      <w:r>
        <w:rPr>
          <w:rFonts w:cs="Arial" w:ascii="Arial" w:hAnsi="Arial"/>
          <w:sz w:val="20"/>
          <w:szCs w:val="22"/>
          <w:lang w:eastAsia="en-US"/>
        </w:rPr>
      </w:r>
    </w:p>
    <w:p>
      <w:pPr>
        <w:pStyle w:val="Normal"/>
        <w:rPr>
          <w:rFonts w:ascii="Arial" w:hAnsi="Arial" w:cs="Arial"/>
          <w:sz w:val="20"/>
          <w:szCs w:val="22"/>
          <w:lang w:eastAsia="en-US"/>
        </w:rPr>
      </w:pPr>
      <w:r>
        <w:rPr>
          <w:rFonts w:cs="Arial" w:ascii="Arial" w:hAnsi="Arial"/>
          <w:sz w:val="20"/>
          <w:szCs w:val="22"/>
          <w:lang w:eastAsia="en-US"/>
        </w:rPr>
        <w:t>Dependencies / Constraints</w:t>
      </w:r>
    </w:p>
    <w:p>
      <w:pPr>
        <w:pStyle w:val="Normal"/>
        <w:rPr>
          <w:rFonts w:ascii="Arial" w:hAnsi="Arial" w:cs="Arial"/>
          <w:sz w:val="20"/>
          <w:szCs w:val="22"/>
          <w:lang w:eastAsia="en-US"/>
        </w:rPr>
      </w:pPr>
      <w:r>
        <w:rPr>
          <w:rFonts w:cs="Arial" w:ascii="Arial" w:hAnsi="Arial"/>
          <w:sz w:val="20"/>
          <w:szCs w:val="22"/>
          <w:lang w:eastAsia="en-US"/>
        </w:rPr>
        <w:t>Applications, Objects or Transactions Affected</w:t>
      </w:r>
    </w:p>
    <w:p>
      <w:pPr>
        <w:pStyle w:val="Normal"/>
        <w:spacing w:before="40" w:after="40"/>
      </w:pPr>
      <w:r>
        <w:rPr>
          <w:rFonts w:ascii="Arial" w:hAnsi="Arial" w:cs="Arial"/>
          <w:lang w:val="en-US" w:eastAsia="en-US"/>
          <w:sz w:val="20"/>
          <w:szCs w:val="20"/>
        </w:rPr>
        <w:t xml:space="preserve">None. The report only reads data; nothing is posted, changed or written.</w:t>
      </w:r>
    </w:p>
    <w:p>
      <w:pPr>
        <w:pStyle w:val="Normal"/>
        <w:spacing w:before="40" w:after="40"/>
      </w:pPr>
      <w:r>
        <w:rPr>
          <w:rFonts w:ascii="Arial" w:hAnsi="Arial" w:cs="Arial"/>
          <w:lang w:val="en-US" w:eastAsia="en-US"/>
          <w:sz w:val="20"/>
          <w:szCs w:val="20"/>
        </w:rPr>
        <w:t xml:space="preserve">Rows are excluded where withholding item status is V, D, M or S, where the down payment withholding is already cleared, and where both base and TDS amount are zero. Items of one document with the same tax code are merged into one row (base and TDS summed).</w:t>
      </w:r>
    </w:p>
    <w:p>
      <w:pPr>
        <w:pStyle w:val="Normal"/>
        <w:rPr>
          <w:rFonts w:ascii="Arial" w:hAnsi="Arial" w:cs="Arial"/>
          <w:sz w:val="20"/>
          <w:szCs w:val="22"/>
          <w:lang w:eastAsia="en-US"/>
        </w:rPr>
      </w:pPr>
      <w:r>
        <w:rPr>
          <w:rFonts w:cs="Arial" w:ascii="Arial" w:hAnsi="Arial"/>
          <w:sz w:val="20"/>
          <w:szCs w:val="22"/>
          <w:lang w:eastAsia="en-US"/>
        </w:rPr>
      </w:r>
    </w:p>
    <w:tbl>
      <w:tblPr>
        <w:tblW w:w="9360" w:type="dxa"/>
        <w:jc w:val="start"/>
        <w:tblInd w:w="108" w:type="dxa"/>
        <w:tblLayout w:type="fixed"/>
        <w:tblCellMar>
          <w:top w:w="0" w:type="dxa"/>
          <w:start w:w="108" w:type="dxa"/>
          <w:bottom w:w="0" w:type="dxa"/>
          <w:end w:w="108" w:type="dxa"/>
        </w:tblCellMar>
      </w:tblPr>
      <w:tblGrid>
        <w:gridCol w:w="9360"/>
      </w:tblGrid>
      <w:tr>
        <w:trPr/>
        <w:tc>
          <w:tcPr>
            <w:tcW w:w="9360" w:type="dxa"/>
            <w:tcBorders>
              <w:top w:val="single" w:sz="12" w:space="0" w:color="000080"/>
              <w:start w:val="single" w:sz="12" w:space="0" w:color="000080"/>
              <w:bottom w:val="single" w:sz="12" w:space="0" w:color="000080"/>
              <w:end w:val="single" w:sz="12" w:space="0" w:color="000080"/>
            </w:tcBorders>
            <w:shd w:fill="CCCCCC" w:val="clear"/>
          </w:tcPr>
          <w:p>
            <w:pPr>
              <w:pStyle w:val="TableHeading"/>
              <w:keepLines/>
              <w:spacing w:before="60" w:after="60"/>
              <w:rPr/>
            </w:pPr>
            <w:r>
              <w:rPr/>
              <w:t xml:space="preserve">Report Header / Footer  </w:t>
            </w:r>
          </w:p>
        </w:tc>
      </w:tr>
    </w:tbl>
    <w:p>
      <w:pPr>
        <w:pStyle w:val="Normal"/>
        <w:rPr>
          <w:rFonts w:ascii="Arial" w:hAnsi="Arial" w:cs="Arial"/>
          <w:sz w:val="20"/>
          <w:szCs w:val="22"/>
          <w:lang w:eastAsia="en-US"/>
        </w:rPr>
      </w:pPr>
      <w:r>
        <w:rPr>
          <w:rFonts w:cs="Arial" w:ascii="Arial" w:hAnsi="Arial"/>
          <w:sz w:val="20"/>
          <w:szCs w:val="22"/>
          <w:lang w:eastAsia="en-US"/>
        </w:rPr>
      </w:r>
    </w:p>
    <w:p>
      <w:pPr>
        <w:pStyle w:val="TableText-Bullet"/>
        <w:numPr>
          <w:ilvl w:val="0"/>
          <w:numId w:val="0"/>
        </w:numPr>
        <w:ind w:hanging="0" w:start="72" w:end="0"/>
        <w:rPr>
          <w:rFonts w:cs="Times New Roman"/>
          <w:szCs w:val="22"/>
          <w:lang w:val="en-GB"/>
        </w:rPr>
      </w:pPr>
      <w:r>
        <w:rPr>
          <w:rFonts w:cs="Times New Roman"/>
          <w:szCs w:val="22"/>
          <w:lang w:val="en-GB"/>
        </w:rPr>
        <w:t xml:space="preserve">Report Header: TDS Reporting as per Clause 34(a) - Fiscal Year &lt;P_GJAHR&gt; (ALV list header)</w:t>
      </w:r>
    </w:p>
    <w:p>
      <w:pPr>
        <w:pStyle w:val="TableText-Bullet"/>
        <w:numPr>
          <w:ilvl w:val="0"/>
          <w:numId w:val="0"/>
        </w:numPr>
        <w:ind w:hanging="0" w:start="72" w:end="0"/>
        <w:rPr>
          <w:rFonts w:cs="Times New Roman"/>
          <w:szCs w:val="22"/>
          <w:lang w:val="en-GB"/>
        </w:rPr>
      </w:pPr>
      <w:r>
        <w:rPr>
          <w:rFonts w:cs="Times New Roman"/>
          <w:szCs w:val="22"/>
          <w:lang w:val="en-GB"/>
        </w:rPr>
      </w:r>
    </w:p>
    <w:p>
      <w:pPr>
        <w:pStyle w:val="TableText-Bullet"/>
        <w:numPr>
          <w:ilvl w:val="0"/>
          <w:numId w:val="0"/>
        </w:numPr>
        <w:ind w:hanging="0" w:start="72" w:end="0"/>
        <w:rPr/>
      </w:pPr>
      <w:r>
        <w:rPr>
          <w:rFonts w:cs="Times New Roman"/>
          <w:szCs w:val="22"/>
          <w:lang w:val="en-GB"/>
        </w:rPr>
        <w:t xml:space="preserve">Report Footer: None. Where GL codes could not be derived, one status message gives the count and the reasons.</w:t>
      </w:r>
    </w:p>
    <w:p>
      <w:pPr>
        <w:pStyle w:val="09TableContent1"/>
        <w:rPr>
          <w:rFonts w:cs="Times New Roman"/>
          <w:szCs w:val="22"/>
          <w:lang w:val="en-GB"/>
        </w:rPr>
      </w:pPr>
      <w:r>
        <w:rPr>
          <w:rFonts w:cs="Times New Roman"/>
          <w:szCs w:val="22"/>
          <w:lang w:val="en-GB"/>
        </w:rPr>
      </w:r>
    </w:p>
    <w:p>
      <w:pPr>
        <w:pStyle w:val="09TableContent1"/>
        <w:rPr/>
      </w:pPr>
      <w:r>
        <w:rPr/>
      </w:r>
    </w:p>
    <w:tbl>
      <w:tblPr>
        <w:tblW w:w="9360" w:type="dxa"/>
        <w:jc w:val="start"/>
        <w:tblInd w:w="108" w:type="dxa"/>
        <w:tblLayout w:type="fixed"/>
        <w:tblCellMar>
          <w:top w:w="0" w:type="dxa"/>
          <w:start w:w="108" w:type="dxa"/>
          <w:bottom w:w="0" w:type="dxa"/>
          <w:end w:w="108" w:type="dxa"/>
        </w:tblCellMar>
      </w:tblPr>
      <w:tblGrid>
        <w:gridCol w:w="9360"/>
      </w:tblGrid>
      <w:tr>
        <w:trPr/>
        <w:tc>
          <w:tcPr>
            <w:tcW w:w="9360" w:type="dxa"/>
            <w:tcBorders>
              <w:top w:val="single" w:sz="12" w:space="0" w:color="000080"/>
              <w:start w:val="single" w:sz="12" w:space="0" w:color="000080"/>
              <w:bottom w:val="single" w:sz="4" w:space="0" w:color="000000"/>
              <w:end w:val="single" w:sz="12" w:space="0" w:color="000080"/>
            </w:tcBorders>
            <w:shd w:fill="CCCCCC" w:val="clear"/>
          </w:tcPr>
          <w:p>
            <w:pPr>
              <w:pStyle w:val="TableHeading"/>
              <w:keepLines/>
              <w:spacing w:before="60" w:after="60"/>
              <w:rPr/>
            </w:pPr>
            <w:r>
              <w:rPr/>
              <w:t>Validation of Selection Criteria</w:t>
            </w:r>
          </w:p>
        </w:tc>
      </w:tr>
    </w:tbl>
    <w:p>
      <w:pPr>
        <w:pStyle w:val="09TableContent1"/>
        <w:rPr/>
      </w:pPr>
      <w:r>
        <w:rPr/>
      </w:r>
    </w:p>
    <w:p>
      <w:pPr>
        <w:pStyle w:val="09TableContent1"/>
        <w:rPr/>
      </w:pPr>
      <w:r>
        <w:rPr/>
        <w:t>Checks the Selection Criteria</w:t>
      </w:r>
    </w:p>
    <w:p>
      <w:pPr>
        <w:pStyle w:val="Normal"/>
        <w:spacing w:before="40" w:after="40"/>
        <w:ind w:start="360" w:hanging="360"/>
      </w:pPr>
      <w:r>
        <w:rPr>
          <w:rFonts w:ascii="Arial" w:hAnsi="Arial" w:cs="Arial"/>
          <w:lang w:val="en-US" w:eastAsia="en-US"/>
          <w:sz w:val="20"/>
          <w:szCs w:val="20"/>
        </w:rPr>
        <w:t xml:space="preserve">–  Company Code, Fiscal Year and Posting Date are mandatory.</w:t>
      </w:r>
    </w:p>
    <w:p>
      <w:pPr>
        <w:pStyle w:val="Normal"/>
        <w:spacing w:before="40" w:after="40"/>
        <w:ind w:start="360" w:hanging="360"/>
      </w:pPr>
      <w:r>
        <w:rPr>
          <w:rFonts w:ascii="Arial" w:hAnsi="Arial" w:cs="Arial"/>
          <w:lang w:val="en-US" w:eastAsia="en-US"/>
          <w:sz w:val="20"/>
          <w:szCs w:val="20"/>
        </w:rPr>
        <w:t xml:space="preserve">–  Every company code in the selection must exist in T001.</w:t>
      </w:r>
    </w:p>
    <w:p>
      <w:pPr>
        <w:pStyle w:val="Normal"/>
        <w:spacing w:before="40" w:after="40"/>
        <w:ind w:start="360" w:hanging="360"/>
      </w:pPr>
      <w:r>
        <w:rPr>
          <w:rFonts w:ascii="Arial" w:hAnsi="Arial" w:cs="Arial"/>
          <w:lang w:val="en-US" w:eastAsia="en-US"/>
          <w:sz w:val="20"/>
          <w:szCs w:val="20"/>
        </w:rPr>
        <w:t xml:space="preserve">–  Authorisation F_BKPF_BUK (activity 03) for every company code in the selection.</w:t>
      </w:r>
    </w:p>
    <w:p>
      <w:pPr>
        <w:pStyle w:val="Normal"/>
        <w:spacing w:before="40" w:after="40"/>
        <w:ind w:start="360" w:hanging="360"/>
      </w:pPr>
      <w:r>
        <w:rPr>
          <w:rFonts w:ascii="Arial" w:hAnsi="Arial" w:cs="Arial"/>
          <w:lang w:val="en-US" w:eastAsia="en-US"/>
          <w:sz w:val="20"/>
          <w:szCs w:val="20"/>
        </w:rPr>
        <w:t xml:space="preserve">–  Fiscal year may not be more than one year in the future.</w:t>
      </w:r>
    </w:p>
    <w:p>
      <w:pPr>
        <w:pStyle w:val="Normal"/>
        <w:spacing w:before="40" w:after="40"/>
        <w:ind w:start="360" w:hanging="360"/>
      </w:pPr>
      <w:r>
        <w:rPr>
          <w:rFonts w:ascii="Arial" w:hAnsi="Arial" w:cs="Arial"/>
          <w:lang w:val="en-US" w:eastAsia="en-US"/>
          <w:sz w:val="20"/>
          <w:szCs w:val="20"/>
        </w:rPr>
        <w:t xml:space="preserve">–  Posting date To may not be earlier than From.</w:t>
      </w:r>
    </w:p>
    <w:p>
      <w:pPr>
        <w:pStyle w:val="Normal"/>
        <w:spacing w:before="40" w:after="40"/>
      </w:pPr>
      <w:r>
        <w:rPr>
          <w:rFonts w:ascii="Arial" w:hAnsi="Arial" w:cs="Arial"/>
          <w:lang w:val="en-US" w:eastAsia="en-US"/>
          <w:sz w:val="20"/>
          <w:szCs w:val="20"/>
        </w:rPr>
        <w:t xml:space="preserve">All checks run in AT SELECTION-SCREEN with an error message, so the user stays on the field. The authorisation check runs again at START-OF-SELECTION for background runs.</w:t>
      </w:r>
    </w:p>
    <w:p>
      <w:pPr>
        <w:pStyle w:val="02Headline"/>
        <w:numPr>
          <w:ilvl w:val="0"/>
          <w:numId w:val="2"/>
        </w:numPr>
        <w:rPr>
          <w:color w:val="000000"/>
          <w:sz w:val="24"/>
          <w:szCs w:val="24"/>
        </w:rPr>
      </w:pPr>
      <w:bookmarkStart w:id="3" w:name="__RefHeading___Toc524448021"/>
      <w:bookmarkEnd w:id="3"/>
      <w:r>
        <w:rPr>
          <w:color w:val="000000"/>
          <w:sz w:val="24"/>
          <w:szCs w:val="24"/>
        </w:rPr>
        <w:t>Interface Specific :</w:t>
      </w:r>
    </w:p>
    <w:p>
      <w:pPr>
        <w:pStyle w:val="Normal"/>
        <w:spacing w:before="40" w:after="40"/>
      </w:pPr>
      <w:r>
        <w:rPr>
          <w:rFonts w:ascii="Arial" w:hAnsi="Arial" w:cs="Arial"/>
          <w:b/>
          <w:bCs/>
          <w:lang w:val="en-US" w:eastAsia="en-US"/>
          <w:sz w:val="20"/>
          <w:szCs w:val="20"/>
        </w:rPr>
        <w:t xml:space="preserve">Not applicable – ZFI_TDS_CL34 is a report.</w:t>
      </w:r>
    </w:p>
    <w:p>
      <w:pPr>
        <w:pStyle w:val="09TableContent1"/>
        <w:rPr>
          <w:color w:val="000000"/>
          <w:sz w:val="24"/>
          <w:szCs w:val="24"/>
        </w:rPr>
      </w:pPr>
      <w:r>
        <w:rPr>
          <w:color w:val="000000"/>
          <w:sz w:val="24"/>
          <w:szCs w:val="24"/>
        </w:rPr>
      </w:r>
    </w:p>
    <w:tbl>
      <w:tblPr>
        <w:tblW w:w="9360" w:type="dxa"/>
        <w:jc w:val="start"/>
        <w:tblInd w:w="108" w:type="dxa"/>
        <w:tblLayout w:type="fixed"/>
        <w:tblCellMar>
          <w:top w:w="0" w:type="dxa"/>
          <w:start w:w="108" w:type="dxa"/>
          <w:bottom w:w="0" w:type="dxa"/>
          <w:end w:w="108" w:type="dxa"/>
        </w:tblCellMar>
      </w:tblPr>
      <w:tblGrid>
        <w:gridCol w:w="9360"/>
      </w:tblGrid>
      <w:tr>
        <w:trPr/>
        <w:tc>
          <w:tcPr>
            <w:tcW w:w="9360" w:type="dxa"/>
            <w:tcBorders>
              <w:top w:val="single" w:sz="12" w:space="0" w:color="000080"/>
              <w:start w:val="single" w:sz="12" w:space="0" w:color="000080"/>
              <w:bottom w:val="single" w:sz="4" w:space="0" w:color="000000"/>
              <w:end w:val="single" w:sz="12" w:space="0" w:color="000080"/>
            </w:tcBorders>
            <w:shd w:fill="CCCCCC" w:val="clear"/>
          </w:tcPr>
          <w:p>
            <w:pPr>
              <w:pStyle w:val="TableHeading"/>
              <w:keepLines/>
              <w:spacing w:before="60" w:after="60"/>
              <w:rPr/>
            </w:pPr>
            <w:r>
              <w:rPr/>
              <w:t>File Attributes : Interface</w:t>
            </w:r>
          </w:p>
        </w:tc>
      </w:tr>
    </w:tbl>
    <w:p>
      <w:pPr>
        <w:pStyle w:val="Normal"/>
        <w:rPr/>
      </w:pPr>
      <w:r>
        <w:rPr/>
      </w:r>
    </w:p>
    <w:tbl>
      <w:tblPr>
        <w:tblW w:w="9129" w:type="dxa"/>
        <w:jc w:val="start"/>
        <w:tblInd w:w="0" w:type="dxa"/>
        <w:tblLayout w:type="fixed"/>
        <w:tblCellMar>
          <w:top w:w="0" w:type="dxa"/>
          <w:start w:w="108" w:type="dxa"/>
          <w:bottom w:w="0" w:type="dxa"/>
          <w:end w:w="108" w:type="dxa"/>
        </w:tblCellMar>
      </w:tblPr>
      <w:tblGrid>
        <w:gridCol w:w="2047"/>
        <w:gridCol w:w="7082"/>
      </w:tblGrid>
      <w:tr>
        <w:trPr/>
        <w:tc>
          <w:tcPr>
            <w:tcW w:w="2047" w:type="dxa"/>
            <w:tcBorders>
              <w:top w:val="single" w:sz="4" w:space="0" w:color="000000"/>
              <w:start w:val="single" w:sz="4" w:space="0" w:color="000000"/>
              <w:bottom w:val="single" w:sz="4" w:space="0" w:color="000000"/>
              <w:end w:val="single" w:sz="4" w:space="0" w:color="000000"/>
            </w:tcBorders>
          </w:tcPr>
          <w:p>
            <w:pPr>
              <w:pStyle w:val="09TableContent1"/>
              <w:rPr/>
            </w:pPr>
            <w:r>
              <w:rPr/>
              <w:t>File Type</w:t>
            </w:r>
          </w:p>
        </w:tc>
        <w:tc>
          <w:tcPr>
            <w:tcW w:w="7082"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N/A</w:t>
            </w:r>
          </w:p>
        </w:tc>
      </w:tr>
      <w:tr>
        <w:trPr/>
        <w:tc>
          <w:tcPr>
            <w:tcW w:w="2047" w:type="dxa"/>
            <w:tcBorders>
              <w:top w:val="single" w:sz="4" w:space="0" w:color="000000"/>
              <w:start w:val="single" w:sz="4" w:space="0" w:color="000000"/>
              <w:bottom w:val="single" w:sz="4" w:space="0" w:color="000000"/>
              <w:end w:val="single" w:sz="4" w:space="0" w:color="000000"/>
            </w:tcBorders>
          </w:tcPr>
          <w:p>
            <w:pPr>
              <w:pStyle w:val="09TableContent1"/>
              <w:rPr/>
            </w:pPr>
            <w:r>
              <w:rPr/>
              <w:t>Delimited / Fixed-width</w:t>
            </w:r>
          </w:p>
        </w:tc>
        <w:tc>
          <w:tcPr>
            <w:tcW w:w="7082"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N/A</w:t>
            </w:r>
          </w:p>
        </w:tc>
      </w:tr>
      <w:tr>
        <w:trPr/>
        <w:tc>
          <w:tcPr>
            <w:tcW w:w="2047" w:type="dxa"/>
            <w:tcBorders>
              <w:top w:val="single" w:sz="4" w:space="0" w:color="000000"/>
              <w:start w:val="single" w:sz="4" w:space="0" w:color="000000"/>
              <w:bottom w:val="single" w:sz="4" w:space="0" w:color="000000"/>
              <w:end w:val="single" w:sz="4" w:space="0" w:color="000000"/>
            </w:tcBorders>
          </w:tcPr>
          <w:p>
            <w:pPr>
              <w:pStyle w:val="09TableContent1"/>
              <w:rPr/>
            </w:pPr>
            <w:r>
              <w:rPr/>
              <w:t>Header Record?</w:t>
            </w:r>
          </w:p>
        </w:tc>
        <w:tc>
          <w:tcPr>
            <w:tcW w:w="7082"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N/A</w:t>
            </w:r>
          </w:p>
        </w:tc>
      </w:tr>
      <w:tr>
        <w:trPr/>
        <w:tc>
          <w:tcPr>
            <w:tcW w:w="2047" w:type="dxa"/>
            <w:tcBorders>
              <w:top w:val="single" w:sz="4" w:space="0" w:color="000000"/>
              <w:start w:val="single" w:sz="4" w:space="0" w:color="000000"/>
              <w:bottom w:val="single" w:sz="4" w:space="0" w:color="000000"/>
              <w:end w:val="single" w:sz="4" w:space="0" w:color="000000"/>
            </w:tcBorders>
          </w:tcPr>
          <w:p>
            <w:pPr>
              <w:pStyle w:val="09TableContent1"/>
              <w:rPr/>
            </w:pPr>
            <w:r>
              <w:rPr/>
              <w:t>Footer Record?</w:t>
            </w:r>
          </w:p>
        </w:tc>
        <w:tc>
          <w:tcPr>
            <w:tcW w:w="7082"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N/A</w:t>
            </w:r>
          </w:p>
        </w:tc>
      </w:tr>
      <w:tr>
        <w:trPr/>
        <w:tc>
          <w:tcPr>
            <w:tcW w:w="2047" w:type="dxa"/>
            <w:tcBorders>
              <w:top w:val="single" w:sz="4" w:space="0" w:color="000000"/>
              <w:start w:val="single" w:sz="4" w:space="0" w:color="000000"/>
              <w:bottom w:val="single" w:sz="4" w:space="0" w:color="000000"/>
              <w:end w:val="single" w:sz="4" w:space="0" w:color="000000"/>
            </w:tcBorders>
          </w:tcPr>
          <w:p>
            <w:pPr>
              <w:pStyle w:val="09TableContent1"/>
              <w:rPr/>
            </w:pPr>
            <w:r>
              <w:rPr/>
              <w:t>Number of File Layouts and Description</w:t>
            </w:r>
          </w:p>
        </w:tc>
        <w:tc>
          <w:tcPr>
            <w:tcW w:w="7082"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N/A</w:t>
            </w:r>
          </w:p>
        </w:tc>
      </w:tr>
      <w:tr>
        <w:trPr/>
        <w:tc>
          <w:tcPr>
            <w:tcW w:w="2047"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r>
          </w:p>
        </w:tc>
        <w:tc>
          <w:tcPr>
            <w:tcW w:w="7082"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r>
          </w:p>
        </w:tc>
      </w:tr>
    </w:tbl>
    <w:p>
      <w:pPr>
        <w:pStyle w:val="ABLOCKPARA"/>
        <w:rPr>
          <w:rFonts w:cs="Times New Roman"/>
          <w:szCs w:val="22"/>
        </w:rPr>
      </w:pPr>
      <w:r>
        <w:rPr>
          <w:rFonts w:cs="Times New Roman"/>
          <w:szCs w:val="22"/>
        </w:rPr>
      </w:r>
    </w:p>
    <w:tbl>
      <w:tblPr>
        <w:tblW w:w="9021" w:type="dxa"/>
        <w:jc w:val="start"/>
        <w:tblInd w:w="108" w:type="dxa"/>
        <w:tblLayout w:type="fixed"/>
        <w:tblCellMar>
          <w:top w:w="0" w:type="dxa"/>
          <w:start w:w="108" w:type="dxa"/>
          <w:bottom w:w="0" w:type="dxa"/>
          <w:end w:w="108" w:type="dxa"/>
        </w:tblCellMar>
      </w:tblPr>
      <w:tblGrid>
        <w:gridCol w:w="9021"/>
      </w:tblGrid>
      <w:tr>
        <w:trPr/>
        <w:tc>
          <w:tcPr>
            <w:tcW w:w="9021" w:type="dxa"/>
            <w:tcBorders>
              <w:top w:val="single" w:sz="4" w:space="0" w:color="000000"/>
              <w:start w:val="single" w:sz="4" w:space="0" w:color="000000"/>
              <w:bottom w:val="single" w:sz="4" w:space="0" w:color="000000"/>
              <w:end w:val="single" w:sz="4" w:space="0" w:color="000000"/>
            </w:tcBorders>
          </w:tcPr>
          <w:p>
            <w:pPr>
              <w:pStyle w:val="ABLOCKPARA"/>
              <w:rPr>
                <w:rFonts w:cs="Times New Roman"/>
                <w:szCs w:val="22"/>
              </w:rPr>
            </w:pPr>
            <w:r>
              <w:rPr>
                <w:rFonts w:cs="Times New Roman"/>
                <w:szCs w:val="22"/>
              </w:rPr>
              <w:t>ERROR HANDLING</w:t>
            </w:r>
          </w:p>
          <w:p>
            <w:pPr>
              <w:pStyle w:val="ABLOCKPARA"/>
              <w:rPr>
                <w:rFonts w:cs="Times New Roman"/>
                <w:szCs w:val="22"/>
              </w:rPr>
            </w:pPr>
            <w:r>
              <w:rPr>
                <w:rFonts w:cs="Times New Roman"/>
                <w:szCs w:val="22"/>
              </w:rPr>
              <w:t xml:space="preserve">N/A</w:t>
            </w:r>
          </w:p>
        </w:tc>
      </w:tr>
      <w:tr>
        <w:trPr/>
        <w:tc>
          <w:tcPr>
            <w:tcW w:w="9021" w:type="dxa"/>
            <w:tcBorders>
              <w:top w:val="single" w:sz="4" w:space="0" w:color="000000"/>
              <w:start w:val="single" w:sz="4" w:space="0" w:color="000000"/>
              <w:bottom w:val="single" w:sz="4" w:space="0" w:color="000000"/>
              <w:end w:val="single" w:sz="4" w:space="0" w:color="000000"/>
            </w:tcBorders>
          </w:tcPr>
          <w:p>
            <w:pPr>
              <w:pStyle w:val="ABLOCKPARA"/>
              <w:snapToGrid w:val="false"/>
              <w:rPr>
                <w:rFonts w:ascii="Arial" w:hAnsi="Arial" w:cs="Times New Roman"/>
                <w:sz w:val="20"/>
                <w:szCs w:val="22"/>
                <w:lang w:eastAsia="en-US"/>
              </w:rPr>
            </w:pPr>
            <w:r>
              <w:rPr>
                <w:rFonts w:cs="Times New Roman"/>
                <w:sz w:val="20"/>
                <w:szCs w:val="22"/>
                <w:lang w:eastAsia="en-US"/>
              </w:rPr>
            </w:r>
          </w:p>
        </w:tc>
      </w:tr>
    </w:tbl>
    <w:p>
      <w:pPr>
        <w:pStyle w:val="Normal"/>
        <w:rPr/>
      </w:pPr>
      <w:r>
        <w:rPr/>
      </w:r>
    </w:p>
    <w:p>
      <w:pPr>
        <w:pStyle w:val="Normal"/>
        <w:rPr/>
      </w:pPr>
      <w:r>
        <w:rPr/>
        <w:t>Dependencies / Constraints</w:t>
      </w:r>
    </w:p>
    <w:p>
      <w:pPr>
        <w:pStyle w:val="Normal"/>
        <w:rPr/>
      </w:pPr>
      <w:r>
        <w:rPr/>
      </w:r>
    </w:p>
    <w:tbl>
      <w:tblPr>
        <w:tblW w:w="9129" w:type="dxa"/>
        <w:jc w:val="start"/>
        <w:tblInd w:w="0" w:type="dxa"/>
        <w:tblLayout w:type="fixed"/>
        <w:tblCellMar>
          <w:top w:w="0" w:type="dxa"/>
          <w:start w:w="108" w:type="dxa"/>
          <w:bottom w:w="0" w:type="dxa"/>
          <w:end w:w="108" w:type="dxa"/>
        </w:tblCellMar>
      </w:tblPr>
      <w:tblGrid>
        <w:gridCol w:w="3307"/>
        <w:gridCol w:w="5822"/>
      </w:tblGrid>
      <w:tr>
        <w:trPr/>
        <w:tc>
          <w:tcPr>
            <w:tcW w:w="3307" w:type="dxa"/>
            <w:tcBorders>
              <w:top w:val="single" w:sz="4" w:space="0" w:color="000000"/>
              <w:start w:val="single" w:sz="4" w:space="0" w:color="000000"/>
              <w:bottom w:val="single" w:sz="4" w:space="0" w:color="000000"/>
              <w:end w:val="single" w:sz="4" w:space="0" w:color="000000"/>
            </w:tcBorders>
          </w:tcPr>
          <w:p>
            <w:pPr>
              <w:pStyle w:val="09TableContent1"/>
              <w:rPr/>
            </w:pPr>
            <w:r>
              <w:rPr/>
              <w:t>Logo Name</w:t>
            </w:r>
          </w:p>
        </w:tc>
        <w:tc>
          <w:tcPr>
            <w:tcW w:w="5822"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N/A</w:t>
            </w:r>
          </w:p>
        </w:tc>
      </w:tr>
      <w:tr>
        <w:trPr/>
        <w:tc>
          <w:tcPr>
            <w:tcW w:w="3307" w:type="dxa"/>
            <w:tcBorders>
              <w:top w:val="single" w:sz="4" w:space="0" w:color="000000"/>
              <w:start w:val="single" w:sz="4" w:space="0" w:color="000000"/>
              <w:bottom w:val="single" w:sz="4" w:space="0" w:color="000000"/>
              <w:end w:val="single" w:sz="4" w:space="0" w:color="000000"/>
            </w:tcBorders>
          </w:tcPr>
          <w:p>
            <w:pPr>
              <w:pStyle w:val="09TableContent1"/>
              <w:rPr/>
            </w:pPr>
            <w:r>
              <w:rPr/>
              <w:t>Print Program</w:t>
            </w:r>
          </w:p>
        </w:tc>
        <w:tc>
          <w:tcPr>
            <w:tcW w:w="5822"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N/A</w:t>
            </w:r>
          </w:p>
        </w:tc>
      </w:tr>
      <w:tr>
        <w:trPr/>
        <w:tc>
          <w:tcPr>
            <w:tcW w:w="3307" w:type="dxa"/>
            <w:tcBorders>
              <w:top w:val="single" w:sz="4" w:space="0" w:color="000000"/>
              <w:start w:val="single" w:sz="4" w:space="0" w:color="000000"/>
              <w:bottom w:val="single" w:sz="4" w:space="0" w:color="000000"/>
              <w:end w:val="single" w:sz="4" w:space="0" w:color="000000"/>
            </w:tcBorders>
          </w:tcPr>
          <w:p>
            <w:pPr>
              <w:pStyle w:val="09TableContent1"/>
              <w:rPr/>
            </w:pPr>
            <w:r>
              <w:rPr/>
              <w:t>Adobe interface</w:t>
            </w:r>
          </w:p>
        </w:tc>
        <w:tc>
          <w:tcPr>
            <w:tcW w:w="5822"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N/A</w:t>
            </w:r>
          </w:p>
        </w:tc>
      </w:tr>
    </w:tbl>
    <w:p>
      <w:pPr>
        <w:pStyle w:val="09TableContent1"/>
        <w:rPr/>
      </w:pPr>
      <w:r>
        <w:rPr/>
      </w:r>
    </w:p>
    <w:p>
      <w:pPr>
        <w:pStyle w:val="02Headline"/>
        <w:numPr>
          <w:ilvl w:val="0"/>
          <w:numId w:val="2"/>
        </w:numPr>
        <w:rPr>
          <w:color w:val="000000"/>
          <w:sz w:val="24"/>
          <w:szCs w:val="24"/>
        </w:rPr>
      </w:pPr>
      <w:bookmarkStart w:id="4" w:name="__RefHeading___Toc524448022"/>
      <w:bookmarkEnd w:id="4"/>
      <w:r>
        <w:rPr>
          <w:color w:val="000000"/>
          <w:sz w:val="24"/>
          <w:szCs w:val="24"/>
        </w:rPr>
        <w:t>Conversion Specific:</w:t>
      </w:r>
    </w:p>
    <w:p>
      <w:pPr>
        <w:pStyle w:val="Normal"/>
        <w:spacing w:before="40" w:after="40"/>
      </w:pPr>
      <w:r>
        <w:rPr>
          <w:rFonts w:ascii="Arial" w:hAnsi="Arial" w:cs="Arial"/>
          <w:b/>
          <w:bCs/>
          <w:lang w:val="en-US" w:eastAsia="en-US"/>
          <w:sz w:val="20"/>
          <w:szCs w:val="20"/>
        </w:rPr>
        <w:t xml:space="preserve">Not applicable – ZFI_TDS_CL34 is a report.</w:t>
      </w:r>
    </w:p>
    <w:p>
      <w:pPr>
        <w:pStyle w:val="09TableContent1"/>
        <w:rPr>
          <w:color w:val="000000"/>
          <w:sz w:val="24"/>
          <w:szCs w:val="24"/>
        </w:rPr>
      </w:pPr>
      <w:r>
        <w:rPr>
          <w:color w:val="000000"/>
          <w:sz w:val="24"/>
          <w:szCs w:val="24"/>
        </w:rPr>
      </w:r>
    </w:p>
    <w:p>
      <w:pPr>
        <w:pStyle w:val="TableHeading"/>
        <w:rPr/>
      </w:pPr>
      <w:r>
        <w:rPr/>
        <w:t>Program ATTRIBUTES: conversion</w:t>
      </w:r>
    </w:p>
    <w:p>
      <w:pPr>
        <w:pStyle w:val="09TableContent1"/>
        <w:rPr/>
      </w:pPr>
      <w:r>
        <w:rPr/>
      </w:r>
    </w:p>
    <w:p>
      <w:pPr>
        <w:pStyle w:val="TableHeading"/>
        <w:rPr>
          <w:rFonts w:ascii="Arial" w:hAnsi="Arial" w:cs="Arial"/>
          <w:caps w:val="false"/>
          <w:smallCaps w:val="false"/>
          <w:color w:val="000000"/>
          <w:sz w:val="20"/>
          <w:szCs w:val="22"/>
          <w:lang w:val="en-GB" w:eastAsia="en-US"/>
        </w:rPr>
      </w:pPr>
      <w:r>
        <w:rPr>
          <w:rFonts w:cs="Arial" w:ascii="Arial" w:hAnsi="Arial"/>
          <w:caps w:val="false"/>
          <w:smallCaps w:val="false"/>
          <w:color w:val="000000"/>
          <w:sz w:val="20"/>
          <w:szCs w:val="22"/>
          <w:lang w:val="en-GB" w:eastAsia="en-US"/>
        </w:rPr>
        <w:t xml:space="preserve">For ABAP Conversion: </w:t>
      </w:r>
    </w:p>
    <w:p>
      <w:pPr>
        <w:pStyle w:val="TableHeading"/>
        <w:rPr>
          <w:rFonts w:ascii="Arial" w:hAnsi="Arial" w:cs="Arial"/>
          <w:caps w:val="false"/>
          <w:smallCaps w:val="false"/>
          <w:color w:val="000000"/>
          <w:sz w:val="20"/>
          <w:szCs w:val="22"/>
          <w:lang w:val="en-GB" w:eastAsia="en-US"/>
        </w:rPr>
      </w:pPr>
      <w:r>
        <w:rPr>
          <w:rFonts w:cs="Arial" w:ascii="Arial" w:hAnsi="Arial"/>
          <w:caps w:val="false"/>
          <w:smallCaps w:val="false"/>
          <w:color w:val="000000"/>
          <w:sz w:val="20"/>
          <w:szCs w:val="22"/>
          <w:lang w:val="en-GB" w:eastAsia="en-US"/>
        </w:rPr>
        <w:t xml:space="preserve">At the end of the conversion run, please describe the details for the output list. </w:t>
      </w:r>
    </w:p>
    <w:p>
      <w:pPr>
        <w:pStyle w:val="TableHeading"/>
        <w:rPr>
          <w:rFonts w:ascii="Arial" w:hAnsi="Arial" w:cs="Arial"/>
          <w:caps w:val="false"/>
          <w:smallCaps w:val="false"/>
          <w:color w:val="000000"/>
          <w:sz w:val="20"/>
          <w:szCs w:val="22"/>
          <w:lang w:val="en-GB" w:eastAsia="en-US"/>
        </w:rPr>
      </w:pPr>
      <w:r>
        <w:rPr>
          <w:rFonts w:cs="Arial" w:ascii="Arial" w:hAnsi="Arial"/>
          <w:caps w:val="false"/>
          <w:smallCaps w:val="false"/>
          <w:color w:val="000000"/>
          <w:sz w:val="20"/>
          <w:szCs w:val="22"/>
          <w:lang w:val="en-GB" w:eastAsia="en-US"/>
        </w:rPr>
      </w:r>
    </w:p>
    <w:tbl>
      <w:tblPr>
        <w:tblW w:w="9129" w:type="dxa"/>
        <w:jc w:val="start"/>
        <w:tblInd w:w="0" w:type="dxa"/>
        <w:tblLayout w:type="fixed"/>
        <w:tblCellMar>
          <w:top w:w="0" w:type="dxa"/>
          <w:start w:w="108" w:type="dxa"/>
          <w:bottom w:w="0" w:type="dxa"/>
          <w:end w:w="108" w:type="dxa"/>
        </w:tblCellMar>
      </w:tblPr>
      <w:tblGrid>
        <w:gridCol w:w="9129"/>
      </w:tblGrid>
      <w:tr>
        <w:trPr/>
        <w:tc>
          <w:tcPr>
            <w:tcW w:w="9129" w:type="dxa"/>
            <w:tcBorders>
              <w:top w:val="single" w:sz="4" w:space="0" w:color="000000"/>
              <w:start w:val="single" w:sz="4" w:space="0" w:color="000000"/>
              <w:bottom w:val="single" w:sz="4" w:space="0" w:color="000000"/>
              <w:end w:val="single" w:sz="4" w:space="0" w:color="000000"/>
            </w:tcBorders>
          </w:tcPr>
          <w:p>
            <w:pPr>
              <w:pStyle w:val="TableHeading"/>
              <w:spacing w:before="60" w:after="60"/>
              <w:rPr>
                <w:rFonts w:ascii="Arial" w:hAnsi="Arial" w:cs="Arial"/>
                <w:caps w:val="false"/>
                <w:smallCaps w:val="false"/>
                <w:color w:val="000000"/>
                <w:sz w:val="20"/>
                <w:szCs w:val="22"/>
                <w:lang w:val="en-GB" w:eastAsia="en-US"/>
              </w:rPr>
            </w:pPr>
            <w:r>
              <w:rPr>
                <w:rFonts w:cs="Arial" w:ascii="Arial" w:hAnsi="Arial"/>
                <w:caps w:val="false"/>
                <w:smallCaps w:val="false"/>
                <w:color w:val="000000"/>
                <w:sz w:val="20"/>
                <w:szCs w:val="22"/>
                <w:lang w:val="en-GB" w:eastAsia="en-US"/>
              </w:rPr>
              <w:t>Output Method</w:t>
            </w:r>
          </w:p>
          <w:p>
            <w:pPr>
              <w:pStyle w:val="TableHeading"/>
              <w:spacing w:before="60" w:after="60"/>
              <w:rPr>
                <w:rFonts w:ascii="Arial" w:hAnsi="Arial" w:cs="Arial"/>
                <w:caps w:val="false"/>
                <w:smallCaps w:val="false"/>
                <w:color w:val="000000"/>
                <w:sz w:val="20"/>
                <w:szCs w:val="22"/>
                <w:lang w:val="en-GB" w:eastAsia="en-US"/>
              </w:rPr>
            </w:pPr>
            <w:r>
              <w:rPr>
                <w:rFonts w:cs="Arial" w:ascii="Arial" w:hAnsi="Arial"/>
                <w:caps w:val="false"/>
                <w:smallCaps w:val="false"/>
                <w:color w:val="000000"/>
                <w:sz w:val="20"/>
                <w:szCs w:val="22"/>
                <w:lang w:val="en-GB" w:eastAsia="en-US"/>
              </w:rPr>
              <w:t xml:space="preserve">N/A</w:t>
            </w:r>
          </w:p>
        </w:tc>
      </w:tr>
      <w:tr>
        <w:trPr/>
        <w:tc>
          <w:tcPr>
            <w:tcW w:w="9129" w:type="dxa"/>
            <w:tcBorders>
              <w:top w:val="single" w:sz="4" w:space="0" w:color="000000"/>
              <w:start w:val="single" w:sz="4" w:space="0" w:color="000000"/>
              <w:bottom w:val="single" w:sz="4" w:space="0" w:color="000000"/>
              <w:end w:val="single" w:sz="4" w:space="0" w:color="000000"/>
            </w:tcBorders>
          </w:tcPr>
          <w:p>
            <w:pPr>
              <w:pStyle w:val="TableHeading"/>
              <w:spacing w:before="60" w:after="60"/>
              <w:rPr>
                <w:rFonts w:ascii="Arial" w:hAnsi="Arial" w:cs="Arial"/>
                <w:caps w:val="false"/>
                <w:smallCaps w:val="false"/>
                <w:color w:val="000000"/>
                <w:sz w:val="20"/>
                <w:szCs w:val="22"/>
                <w:lang w:val="en-GB" w:eastAsia="en-US"/>
              </w:rPr>
            </w:pPr>
            <w:r>
              <w:rPr>
                <w:rFonts w:cs="Arial" w:ascii="Arial" w:hAnsi="Arial"/>
                <w:caps w:val="false"/>
                <w:smallCaps w:val="false"/>
                <w:color w:val="000000"/>
                <w:sz w:val="20"/>
                <w:szCs w:val="22"/>
                <w:lang w:val="en-GB" w:eastAsia="en-US"/>
              </w:rPr>
              <w:t>Example:</w:t>
            </w:r>
          </w:p>
          <w:p>
            <w:pPr>
              <w:pStyle w:val="TableHeading"/>
              <w:rPr/>
            </w:pPr>
            <w:r>
              <w:rPr>
                <w:rFonts w:cs="Arial" w:ascii="Arial" w:hAnsi="Arial"/>
                <w:caps w:val="false"/>
                <w:smallCaps w:val="false"/>
                <w:color w:val="000000"/>
                <w:sz w:val="20"/>
                <w:szCs w:val="22"/>
                <w:lang w:val="en-GB" w:eastAsia="en-US"/>
              </w:rPr>
              <w:t>Saved to File / Sent to print / Send to email account / Download to excel</w:t>
            </w:r>
          </w:p>
          <w:p>
            <w:pPr>
              <w:pStyle w:val="TableHeading"/>
              <w:spacing w:before="60" w:after="60"/>
              <w:rPr>
                <w:rFonts w:ascii="Arial" w:hAnsi="Arial" w:cs="Arial"/>
                <w:caps w:val="false"/>
                <w:smallCaps w:val="false"/>
                <w:color w:val="000000"/>
                <w:sz w:val="20"/>
                <w:szCs w:val="22"/>
                <w:lang w:val="en-GB" w:eastAsia="en-US"/>
              </w:rPr>
            </w:pPr>
            <w:r>
              <w:rPr>
                <w:rFonts w:cs="Arial" w:ascii="Arial" w:hAnsi="Arial"/>
                <w:caps w:val="false"/>
                <w:smallCaps w:val="false"/>
                <w:color w:val="000000"/>
                <w:sz w:val="20"/>
                <w:szCs w:val="22"/>
                <w:lang w:val="en-GB" w:eastAsia="en-US"/>
              </w:rPr>
            </w:r>
          </w:p>
        </w:tc>
      </w:tr>
    </w:tbl>
    <w:p>
      <w:pPr>
        <w:pStyle w:val="09TableContent1"/>
        <w:rPr/>
      </w:pPr>
      <w:r>
        <w:rPr/>
      </w:r>
    </w:p>
    <w:p>
      <w:pPr>
        <w:pStyle w:val="09TableContent1"/>
        <w:rPr/>
      </w:pPr>
      <w:r>
        <w:rPr/>
      </w:r>
    </w:p>
    <w:p>
      <w:pPr>
        <w:pStyle w:val="02Headline"/>
        <w:numPr>
          <w:ilvl w:val="0"/>
          <w:numId w:val="2"/>
        </w:numPr>
        <w:rPr>
          <w:color w:val="000000"/>
          <w:sz w:val="24"/>
          <w:szCs w:val="24"/>
        </w:rPr>
      </w:pPr>
      <w:bookmarkStart w:id="5" w:name="__RefHeading___Toc524448023"/>
      <w:bookmarkEnd w:id="5"/>
      <w:r>
        <w:rPr>
          <w:color w:val="000000"/>
          <w:sz w:val="24"/>
          <w:szCs w:val="24"/>
        </w:rPr>
        <w:t>Enhancement Specific</w:t>
      </w:r>
    </w:p>
    <w:p>
      <w:pPr>
        <w:pStyle w:val="Normal"/>
        <w:spacing w:before="40" w:after="40"/>
      </w:pPr>
      <w:r>
        <w:rPr>
          <w:rFonts w:ascii="Arial" w:hAnsi="Arial" w:cs="Arial"/>
          <w:b/>
          <w:bCs/>
          <w:lang w:val="en-US" w:eastAsia="en-US"/>
          <w:sz w:val="20"/>
          <w:szCs w:val="20"/>
        </w:rPr>
        <w:t xml:space="preserve">Not applicable – ZFI_TDS_CL34 is a report.</w:t>
      </w:r>
    </w:p>
    <w:p>
      <w:pPr>
        <w:pStyle w:val="09TableContent1"/>
        <w:ind w:start="360" w:end="0"/>
        <w:rPr>
          <w:color w:val="000000"/>
          <w:sz w:val="24"/>
          <w:szCs w:val="24"/>
        </w:rPr>
      </w:pPr>
      <w:r>
        <w:rPr>
          <w:color w:val="000000"/>
          <w:sz w:val="24"/>
          <w:szCs w:val="24"/>
        </w:rPr>
      </w:r>
    </w:p>
    <w:tbl>
      <w:tblPr>
        <w:tblW w:w="9360" w:type="dxa"/>
        <w:jc w:val="start"/>
        <w:tblInd w:w="108" w:type="dxa"/>
        <w:tblLayout w:type="fixed"/>
        <w:tblCellMar>
          <w:top w:w="0" w:type="dxa"/>
          <w:start w:w="108" w:type="dxa"/>
          <w:bottom w:w="0" w:type="dxa"/>
          <w:end w:w="108" w:type="dxa"/>
        </w:tblCellMar>
      </w:tblPr>
      <w:tblGrid>
        <w:gridCol w:w="4320"/>
        <w:gridCol w:w="5040"/>
      </w:tblGrid>
      <w:tr>
        <w:trPr>
          <w:trHeight w:val="512" w:hRule="atLeast"/>
        </w:trPr>
        <w:tc>
          <w:tcPr>
            <w:tcW w:w="4320" w:type="dxa"/>
            <w:tcBorders>
              <w:top w:val="single" w:sz="12" w:space="0" w:color="000000"/>
              <w:start w:val="single" w:sz="12" w:space="0" w:color="000000"/>
              <w:bottom w:val="single" w:sz="6" w:space="0" w:color="000000"/>
              <w:end w:val="single" w:sz="6" w:space="0" w:color="000000"/>
            </w:tcBorders>
            <w:shd w:fill="C0C0C0" w:val="clear"/>
            <w:vAlign w:val="center"/>
          </w:tcPr>
          <w:p>
            <w:pPr>
              <w:pStyle w:val="09TableContent1"/>
              <w:rPr/>
            </w:pPr>
            <w:r>
              <w:rPr/>
              <w:t>Type of Enhancement</w:t>
            </w:r>
          </w:p>
        </w:tc>
        <w:tc>
          <w:tcPr>
            <w:tcW w:w="5040" w:type="dxa"/>
            <w:tcBorders>
              <w:top w:val="single" w:sz="12" w:space="0" w:color="000000"/>
              <w:start w:val="single" w:sz="6" w:space="0" w:color="000000"/>
              <w:bottom w:val="single" w:sz="6" w:space="0" w:color="000000"/>
              <w:end w:val="double" w:sz="6" w:space="0" w:color="000000"/>
            </w:tcBorders>
            <w:vAlign w:val="center"/>
          </w:tcPr>
          <w:p>
            <w:pPr>
              <w:pStyle w:val="09TableContent1"/>
              <w:snapToGrid w:val="false"/>
              <w:rPr/>
            </w:pPr>
            <w:r>
              <w:rPr/>
              <w:t xml:space="preserve">N/A</w:t>
            </w:r>
          </w:p>
        </w:tc>
      </w:tr>
    </w:tbl>
    <w:p>
      <w:pPr>
        <w:pStyle w:val="09TableContent1"/>
        <w:rPr/>
      </w:pPr>
      <w:r>
        <w:rPr/>
      </w:r>
    </w:p>
    <w:tbl>
      <w:tblPr>
        <w:tblW w:w="9810" w:type="dxa"/>
        <w:jc w:val="start"/>
        <w:tblInd w:w="108" w:type="dxa"/>
        <w:tblLayout w:type="fixed"/>
        <w:tblCellMar>
          <w:top w:w="0" w:type="dxa"/>
          <w:start w:w="108" w:type="dxa"/>
          <w:bottom w:w="0" w:type="dxa"/>
          <w:end w:w="108" w:type="dxa"/>
        </w:tblCellMar>
      </w:tblPr>
      <w:tblGrid>
        <w:gridCol w:w="9810"/>
      </w:tblGrid>
      <w:tr>
        <w:trPr/>
        <w:tc>
          <w:tcPr>
            <w:tcW w:w="9810" w:type="dxa"/>
            <w:tcBorders>
              <w:top w:val="single" w:sz="12" w:space="0" w:color="000080"/>
              <w:start w:val="single" w:sz="12" w:space="0" w:color="000080"/>
              <w:bottom w:val="single" w:sz="4" w:space="0" w:color="000000"/>
              <w:end w:val="single" w:sz="12" w:space="0" w:color="000080"/>
            </w:tcBorders>
            <w:shd w:fill="CCCCCC" w:val="clear"/>
          </w:tcPr>
          <w:p>
            <w:pPr>
              <w:pStyle w:val="09TableContent1"/>
              <w:rPr/>
            </w:pPr>
            <w:r>
              <w:rPr/>
              <w:t>Justification</w:t>
            </w:r>
          </w:p>
        </w:tc>
      </w:tr>
      <w:tr>
        <w:trPr>
          <w:trHeight w:val="305" w:hRule="atLeast"/>
          <w:cantSplit w:val="true"/>
        </w:trPr>
        <w:tc>
          <w:tcPr>
            <w:tcW w:w="9810" w:type="dxa"/>
            <w:tcBorders>
              <w:top w:val="single" w:sz="4" w:space="0" w:color="000000"/>
              <w:start w:val="single" w:sz="12" w:space="0" w:color="000080"/>
              <w:bottom w:val="single" w:sz="12" w:space="0" w:color="000080"/>
              <w:end w:val="single" w:sz="12" w:space="0" w:color="000080"/>
            </w:tcBorders>
          </w:tcPr>
          <w:p>
            <w:pPr>
              <w:pStyle w:val="NormalWeb"/>
              <w:snapToGrid w:val="false"/>
              <w:spacing w:before="0" w:after="280"/>
              <w:ind w:start="600" w:end="0"/>
              <w:rPr/>
            </w:pPr>
            <w:r>
              <w:rPr/>
            </w:r>
          </w:p>
          <w:p>
            <w:pPr>
              <w:pStyle w:val="NormalWeb"/>
              <w:spacing w:before="280" w:after="0"/>
              <w:ind w:start="600" w:end="0"/>
              <w:rPr>
                <w:sz w:val="22"/>
                <w:szCs w:val="22"/>
              </w:rPr>
            </w:pPr>
            <w:r>
              <w:rPr>
                <w:sz w:val="22"/>
                <w:szCs w:val="22"/>
              </w:rPr>
            </w:r>
          </w:p>
        </w:tc>
      </w:tr>
    </w:tbl>
    <w:p>
      <w:pPr>
        <w:pStyle w:val="09TableContent1"/>
        <w:ind w:start="360" w:end="0"/>
        <w:rPr/>
      </w:pPr>
      <w:r>
        <w:rPr/>
      </w:r>
    </w:p>
    <w:p>
      <w:pPr>
        <w:pStyle w:val="Normal"/>
        <w:rPr/>
      </w:pPr>
      <w:r>
        <w:rPr/>
      </w:r>
    </w:p>
    <w:p>
      <w:pPr>
        <w:pStyle w:val="02Headline"/>
        <w:numPr>
          <w:ilvl w:val="0"/>
          <w:numId w:val="2"/>
        </w:numPr>
        <w:rPr>
          <w:color w:val="000000"/>
          <w:sz w:val="24"/>
          <w:szCs w:val="24"/>
        </w:rPr>
      </w:pPr>
      <w:bookmarkStart w:id="6" w:name="__RefHeading___Toc524448024"/>
      <w:bookmarkEnd w:id="6"/>
      <w:r>
        <w:rPr>
          <w:color w:val="000000"/>
          <w:sz w:val="24"/>
          <w:szCs w:val="24"/>
        </w:rPr>
        <w:t>Forms Specific:</w:t>
      </w:r>
    </w:p>
    <w:p>
      <w:pPr>
        <w:pStyle w:val="Normal"/>
        <w:spacing w:before="40" w:after="40"/>
      </w:pPr>
      <w:r>
        <w:rPr>
          <w:rFonts w:ascii="Arial" w:hAnsi="Arial" w:cs="Arial"/>
          <w:b/>
          <w:bCs/>
          <w:lang w:val="en-US" w:eastAsia="en-US"/>
          <w:sz w:val="20"/>
          <w:szCs w:val="20"/>
        </w:rPr>
        <w:t xml:space="preserve">Not applicable – ZFI_TDS_CL34 is a report.</w:t>
      </w:r>
    </w:p>
    <w:p>
      <w:pPr>
        <w:pStyle w:val="Normal"/>
        <w:rPr>
          <w:color w:val="000000"/>
          <w:sz w:val="24"/>
          <w:szCs w:val="24"/>
        </w:rPr>
      </w:pPr>
      <w:r>
        <w:rPr>
          <w:color w:val="000000"/>
          <w:sz w:val="24"/>
          <w:szCs w:val="24"/>
        </w:rPr>
      </w:r>
    </w:p>
    <w:p>
      <w:pPr>
        <w:pStyle w:val="09TableContent1"/>
        <w:rPr/>
      </w:pPr>
      <w:r>
        <w:rPr/>
      </w:r>
    </w:p>
    <w:tbl>
      <w:tblPr>
        <w:tblW w:w="9360" w:type="dxa"/>
        <w:jc w:val="start"/>
        <w:tblInd w:w="108" w:type="dxa"/>
        <w:tblLayout w:type="fixed"/>
        <w:tblCellMar>
          <w:top w:w="0" w:type="dxa"/>
          <w:start w:w="108" w:type="dxa"/>
          <w:bottom w:w="0" w:type="dxa"/>
          <w:end w:w="108" w:type="dxa"/>
        </w:tblCellMar>
      </w:tblPr>
      <w:tblGrid>
        <w:gridCol w:w="9360"/>
      </w:tblGrid>
      <w:tr>
        <w:trPr/>
        <w:tc>
          <w:tcPr>
            <w:tcW w:w="9360" w:type="dxa"/>
            <w:tcBorders>
              <w:top w:val="single" w:sz="12" w:space="0" w:color="000080"/>
              <w:start w:val="single" w:sz="12" w:space="0" w:color="000080"/>
              <w:bottom w:val="single" w:sz="4" w:space="0" w:color="000000"/>
              <w:end w:val="single" w:sz="12" w:space="0" w:color="000080"/>
            </w:tcBorders>
            <w:shd w:fill="CCCCCC" w:val="clear"/>
          </w:tcPr>
          <w:p>
            <w:pPr>
              <w:pStyle w:val="TableHeading"/>
              <w:keepLines/>
              <w:spacing w:before="60" w:after="60"/>
              <w:rPr/>
            </w:pPr>
            <w:r>
              <w:rPr/>
              <w:t>Program Attributes : FORMS</w:t>
            </w:r>
          </w:p>
        </w:tc>
      </w:tr>
    </w:tbl>
    <w:p>
      <w:pPr>
        <w:pStyle w:val="09TableContent1"/>
        <w:rPr/>
      </w:pPr>
      <w:r>
        <w:rPr/>
      </w:r>
    </w:p>
    <w:tbl>
      <w:tblPr>
        <w:tblW w:w="9129" w:type="dxa"/>
        <w:jc w:val="start"/>
        <w:tblInd w:w="0" w:type="dxa"/>
        <w:tblLayout w:type="fixed"/>
        <w:tblCellMar>
          <w:top w:w="0" w:type="dxa"/>
          <w:start w:w="108" w:type="dxa"/>
          <w:bottom w:w="0" w:type="dxa"/>
          <w:end w:w="108" w:type="dxa"/>
        </w:tblCellMar>
      </w:tblPr>
      <w:tblGrid>
        <w:gridCol w:w="2047"/>
        <w:gridCol w:w="7082"/>
      </w:tblGrid>
      <w:tr>
        <w:trPr/>
        <w:tc>
          <w:tcPr>
            <w:tcW w:w="2047" w:type="dxa"/>
            <w:tcBorders>
              <w:top w:val="single" w:sz="4" w:space="0" w:color="000000"/>
              <w:start w:val="single" w:sz="4" w:space="0" w:color="000000"/>
              <w:bottom w:val="single" w:sz="4" w:space="0" w:color="000000"/>
              <w:end w:val="single" w:sz="4" w:space="0" w:color="000000"/>
            </w:tcBorders>
          </w:tcPr>
          <w:p>
            <w:pPr>
              <w:pStyle w:val="09TableContent1"/>
              <w:rPr/>
            </w:pPr>
            <w:r>
              <w:rPr/>
              <w:t>Form title</w:t>
            </w:r>
          </w:p>
        </w:tc>
        <w:tc>
          <w:tcPr>
            <w:tcW w:w="7082"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N/A</w:t>
            </w:r>
          </w:p>
        </w:tc>
      </w:tr>
      <w:tr>
        <w:trPr/>
        <w:tc>
          <w:tcPr>
            <w:tcW w:w="2047" w:type="dxa"/>
            <w:tcBorders>
              <w:top w:val="single" w:sz="4" w:space="0" w:color="000000"/>
              <w:start w:val="single" w:sz="4" w:space="0" w:color="000000"/>
              <w:bottom w:val="single" w:sz="4" w:space="0" w:color="000000"/>
              <w:end w:val="single" w:sz="4" w:space="0" w:color="000000"/>
            </w:tcBorders>
          </w:tcPr>
          <w:p>
            <w:pPr>
              <w:pStyle w:val="09TableContent1"/>
              <w:rPr/>
            </w:pPr>
            <w:r>
              <w:rPr/>
              <w:t>Form Name</w:t>
            </w:r>
          </w:p>
        </w:tc>
        <w:tc>
          <w:tcPr>
            <w:tcW w:w="7082"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N/A</w:t>
            </w:r>
          </w:p>
        </w:tc>
      </w:tr>
      <w:tr>
        <w:trPr/>
        <w:tc>
          <w:tcPr>
            <w:tcW w:w="2047" w:type="dxa"/>
            <w:tcBorders>
              <w:top w:val="single" w:sz="4" w:space="0" w:color="000000"/>
              <w:start w:val="single" w:sz="4" w:space="0" w:color="000000"/>
              <w:bottom w:val="single" w:sz="4" w:space="0" w:color="000000"/>
              <w:end w:val="single" w:sz="4" w:space="0" w:color="000000"/>
            </w:tcBorders>
          </w:tcPr>
          <w:p>
            <w:pPr>
              <w:pStyle w:val="09TableContent1"/>
              <w:rPr/>
            </w:pPr>
            <w:r>
              <w:rPr/>
              <w:t>Package</w:t>
            </w:r>
          </w:p>
        </w:tc>
        <w:tc>
          <w:tcPr>
            <w:tcW w:w="7082"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N/A</w:t>
            </w:r>
          </w:p>
        </w:tc>
      </w:tr>
      <w:tr>
        <w:trPr/>
        <w:tc>
          <w:tcPr>
            <w:tcW w:w="2047" w:type="dxa"/>
            <w:tcBorders>
              <w:top w:val="single" w:sz="4" w:space="0" w:color="000000"/>
              <w:start w:val="single" w:sz="4" w:space="0" w:color="000000"/>
              <w:bottom w:val="single" w:sz="4" w:space="0" w:color="000000"/>
              <w:end w:val="single" w:sz="4" w:space="0" w:color="000000"/>
            </w:tcBorders>
          </w:tcPr>
          <w:p>
            <w:pPr>
              <w:pStyle w:val="09TableContent1"/>
              <w:rPr/>
            </w:pPr>
            <w:r>
              <w:rPr/>
              <w:t>Driver Program</w:t>
            </w:r>
          </w:p>
        </w:tc>
        <w:tc>
          <w:tcPr>
            <w:tcW w:w="7082"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N/A</w:t>
            </w:r>
          </w:p>
        </w:tc>
      </w:tr>
    </w:tbl>
    <w:p>
      <w:pPr>
        <w:pStyle w:val="09TableContent1"/>
        <w:rPr/>
      </w:pPr>
      <w:r>
        <w:rPr/>
      </w:r>
    </w:p>
    <w:tbl>
      <w:tblPr>
        <w:tblW w:w="9360" w:type="dxa"/>
        <w:jc w:val="start"/>
        <w:tblInd w:w="108" w:type="dxa"/>
        <w:tblLayout w:type="fixed"/>
        <w:tblCellMar>
          <w:top w:w="0" w:type="dxa"/>
          <w:start w:w="108" w:type="dxa"/>
          <w:bottom w:w="0" w:type="dxa"/>
          <w:end w:w="108" w:type="dxa"/>
        </w:tblCellMar>
      </w:tblPr>
      <w:tblGrid>
        <w:gridCol w:w="9360"/>
      </w:tblGrid>
      <w:tr>
        <w:trPr/>
        <w:tc>
          <w:tcPr>
            <w:tcW w:w="9360" w:type="dxa"/>
            <w:tcBorders>
              <w:top w:val="single" w:sz="12" w:space="0" w:color="000080"/>
              <w:start w:val="single" w:sz="12" w:space="0" w:color="000080"/>
              <w:bottom w:val="single" w:sz="4" w:space="0" w:color="000000"/>
              <w:end w:val="single" w:sz="12" w:space="0" w:color="000080"/>
            </w:tcBorders>
            <w:shd w:fill="CCCCCC" w:val="clear"/>
          </w:tcPr>
          <w:p>
            <w:pPr>
              <w:pStyle w:val="TableHeading"/>
              <w:keepLines/>
              <w:spacing w:before="60" w:after="60"/>
              <w:rPr/>
            </w:pPr>
            <w:r>
              <w:rPr/>
              <w:t>form DETAILS</w:t>
            </w:r>
          </w:p>
        </w:tc>
      </w:tr>
    </w:tbl>
    <w:p>
      <w:pPr>
        <w:pStyle w:val="Normal"/>
        <w:rPr/>
      </w:pPr>
      <w:r>
        <w:rPr/>
      </w:r>
    </w:p>
    <w:tbl>
      <w:tblPr>
        <w:tblW w:w="9129" w:type="dxa"/>
        <w:jc w:val="start"/>
        <w:tblInd w:w="0" w:type="dxa"/>
        <w:tblLayout w:type="fixed"/>
        <w:tblCellMar>
          <w:top w:w="0" w:type="dxa"/>
          <w:start w:w="108" w:type="dxa"/>
          <w:bottom w:w="0" w:type="dxa"/>
          <w:end w:w="108" w:type="dxa"/>
        </w:tblCellMar>
      </w:tblPr>
      <w:tblGrid>
        <w:gridCol w:w="3307"/>
        <w:gridCol w:w="5822"/>
      </w:tblGrid>
      <w:tr>
        <w:trPr/>
        <w:tc>
          <w:tcPr>
            <w:tcW w:w="3307" w:type="dxa"/>
            <w:tcBorders>
              <w:top w:val="single" w:sz="4" w:space="0" w:color="000000"/>
              <w:start w:val="single" w:sz="4" w:space="0" w:color="000000"/>
              <w:bottom w:val="single" w:sz="4" w:space="0" w:color="000000"/>
              <w:end w:val="single" w:sz="4" w:space="0" w:color="000000"/>
            </w:tcBorders>
          </w:tcPr>
          <w:p>
            <w:pPr>
              <w:pStyle w:val="09TableContent1"/>
              <w:rPr/>
            </w:pPr>
            <w:r>
              <w:rPr/>
              <w:t>Smart Style</w:t>
            </w:r>
          </w:p>
        </w:tc>
        <w:tc>
          <w:tcPr>
            <w:tcW w:w="5822" w:type="dxa"/>
            <w:tcBorders>
              <w:top w:val="single" w:sz="4" w:space="0" w:color="000000"/>
              <w:start w:val="single" w:sz="4" w:space="0" w:color="000000"/>
              <w:bottom w:val="single" w:sz="4" w:space="0" w:color="000000"/>
              <w:end w:val="single" w:sz="4" w:space="0" w:color="000000"/>
            </w:tcBorders>
          </w:tcPr>
          <w:p>
            <w:pPr>
              <w:pStyle w:val="09TableContent1"/>
              <w:snapToGrid w:val="false"/>
              <w:rPr/>
            </w:pPr>
            <w:r>
              <w:rPr/>
              <w:t xml:space="preserve">N/A</w:t>
            </w:r>
          </w:p>
        </w:tc>
      </w:tr>
    </w:tbl>
    <w:p>
      <w:pPr>
        <w:pStyle w:val="09TableContent1"/>
        <w:rPr/>
      </w:pPr>
      <w:r>
        <w:rPr/>
      </w:r>
    </w:p>
    <w:p>
      <w:pPr>
        <w:pStyle w:val="02Headline"/>
        <w:numPr>
          <w:ilvl w:val="0"/>
          <w:numId w:val="2"/>
        </w:numPr>
        <w:rPr>
          <w:color w:val="000000"/>
          <w:sz w:val="24"/>
          <w:szCs w:val="24"/>
        </w:rPr>
      </w:pPr>
      <w:bookmarkStart w:id="7" w:name="__RefHeading___Toc524448025"/>
      <w:bookmarkEnd w:id="7"/>
      <w:r>
        <w:rPr>
          <w:color w:val="000000"/>
          <w:sz w:val="24"/>
          <w:szCs w:val="24"/>
        </w:rPr>
        <w:t>Workflow Specific:</w:t>
      </w:r>
    </w:p>
    <w:p>
      <w:pPr>
        <w:pStyle w:val="Normal"/>
        <w:spacing w:before="40" w:after="40"/>
      </w:pPr>
      <w:r>
        <w:rPr>
          <w:rFonts w:ascii="Arial" w:hAnsi="Arial" w:cs="Arial"/>
          <w:b/>
          <w:bCs/>
          <w:lang w:val="en-US" w:eastAsia="en-US"/>
          <w:sz w:val="20"/>
          <w:szCs w:val="20"/>
        </w:rPr>
        <w:t xml:space="preserve">Not applicable – ZFI_TDS_CL34 is a report.</w:t>
      </w:r>
    </w:p>
    <w:p>
      <w:pPr>
        <w:pStyle w:val="09TableContent1"/>
        <w:rPr>
          <w:color w:val="000000"/>
          <w:sz w:val="24"/>
          <w:szCs w:val="24"/>
        </w:rPr>
      </w:pPr>
      <w:r>
        <w:rPr>
          <w:color w:val="000000"/>
          <w:sz w:val="24"/>
          <w:szCs w:val="24"/>
        </w:rPr>
      </w:r>
    </w:p>
    <w:p>
      <w:pPr>
        <w:pStyle w:val="09TableContent1"/>
        <w:rPr/>
      </w:pPr>
      <w:r>
        <w:rPr>
          <w:sz w:val="22"/>
        </w:rPr>
        <w:t xml:space="preserve">Program Attributes for Workflow </w:t>
      </w:r>
    </w:p>
    <w:p>
      <w:pPr>
        <w:pStyle w:val="03BodycopySubhead"/>
        <w:ind w:start="720" w:end="0"/>
        <w:rPr>
          <w:b w:val="false"/>
          <w:bCs w:val="false"/>
          <w:color w:val="000000"/>
          <w:lang w:eastAsia="en-US"/>
        </w:rPr>
      </w:pPr>
      <w:r>
        <w:rPr>
          <w:b w:val="false"/>
          <w:bCs w:val="false"/>
          <w:color w:val="000000"/>
          <w:lang w:eastAsia="en-US"/>
        </w:rPr>
        <w:t>Transactions and Batch Programs that trigger the workflow</w:t>
      </w:r>
    </w:p>
    <w:p>
      <w:pPr>
        <w:pStyle w:val="03BodycopySubhead"/>
        <w:ind w:start="720" w:end="0"/>
        <w:rPr>
          <w:b w:val="false"/>
          <w:bCs w:val="false"/>
          <w:color w:val="000000"/>
          <w:lang w:eastAsia="en-US"/>
        </w:rPr>
      </w:pPr>
      <w:r>
        <w:rPr>
          <w:b w:val="false"/>
          <w:bCs w:val="false"/>
          <w:color w:val="000000"/>
          <w:lang w:eastAsia="en-US"/>
        </w:rPr>
        <w:t>Start Conditions</w:t>
      </w:r>
    </w:p>
    <w:p>
      <w:pPr>
        <w:pStyle w:val="03BodycopySubhead"/>
        <w:ind w:start="720" w:end="0"/>
        <w:rPr>
          <w:b w:val="false"/>
          <w:bCs w:val="false"/>
          <w:color w:val="000000"/>
          <w:lang w:eastAsia="en-US"/>
        </w:rPr>
      </w:pPr>
      <w:r>
        <w:rPr>
          <w:b w:val="false"/>
          <w:bCs w:val="false"/>
          <w:color w:val="000000"/>
          <w:lang w:eastAsia="en-US"/>
        </w:rPr>
        <w:t>Technical Details</w:t>
      </w:r>
    </w:p>
    <w:p>
      <w:pPr>
        <w:pStyle w:val="03BodycopySubhead"/>
        <w:ind w:start="1224" w:end="0"/>
        <w:rPr>
          <w:b w:val="false"/>
          <w:bCs w:val="false"/>
          <w:color w:val="000000"/>
          <w:lang w:eastAsia="en-US"/>
        </w:rPr>
      </w:pPr>
      <w:r>
        <w:rPr>
          <w:b w:val="false"/>
          <w:bCs w:val="false"/>
          <w:color w:val="000000"/>
          <w:lang w:eastAsia="en-US"/>
        </w:rPr>
      </w:r>
    </w:p>
    <w:tbl>
      <w:tblPr>
        <w:tblW w:w="9151" w:type="dxa"/>
        <w:jc w:val="start"/>
        <w:tblInd w:w="108" w:type="dxa"/>
        <w:tblLayout w:type="fixed"/>
        <w:tblCellMar>
          <w:top w:w="0" w:type="dxa"/>
          <w:start w:w="108" w:type="dxa"/>
          <w:bottom w:w="0" w:type="dxa"/>
          <w:end w:w="108" w:type="dxa"/>
        </w:tblCellMar>
      </w:tblPr>
      <w:tblGrid>
        <w:gridCol w:w="2082"/>
        <w:gridCol w:w="7069"/>
      </w:tblGrid>
      <w:tr>
        <w:trPr>
          <w:trHeight w:val="210" w:hRule="atLeast"/>
        </w:trPr>
        <w:tc>
          <w:tcPr>
            <w:tcW w:w="9151" w:type="dxa"/>
            <w:gridSpan w:val="2"/>
            <w:tcBorders>
              <w:top w:val="single" w:sz="6" w:space="0" w:color="000000"/>
              <w:start w:val="single" w:sz="6" w:space="0" w:color="000000"/>
              <w:bottom w:val="single" w:sz="6" w:space="0" w:color="000000"/>
              <w:end w:val="single" w:sz="6" w:space="0" w:color="000000"/>
            </w:tcBorders>
            <w:shd w:fill="D9D9D9" w:val="clear"/>
          </w:tcPr>
          <w:p>
            <w:pPr>
              <w:pStyle w:val="TableHeading"/>
              <w:spacing w:before="60" w:after="60"/>
              <w:rPr/>
            </w:pPr>
            <w:r>
              <w:rPr/>
              <w:t>Technical Details</w:t>
            </w:r>
          </w:p>
        </w:tc>
      </w:tr>
      <w:tr>
        <w:trPr>
          <w:trHeight w:val="504" w:hRule="atLeast"/>
          <w:cantSplit w:val="true"/>
        </w:trPr>
        <w:tc>
          <w:tcPr>
            <w:tcW w:w="2082" w:type="dxa"/>
            <w:tcBorders>
              <w:top w:val="single" w:sz="6" w:space="0" w:color="000000"/>
              <w:start w:val="single" w:sz="6" w:space="0" w:color="000000"/>
              <w:bottom w:val="single" w:sz="6" w:space="0" w:color="000000"/>
              <w:end w:val="single" w:sz="6" w:space="0" w:color="000000"/>
            </w:tcBorders>
          </w:tcPr>
          <w:p>
            <w:pPr>
              <w:pStyle w:val="09TableContent1"/>
              <w:rPr/>
            </w:pPr>
            <w:r>
              <w:rPr/>
              <w:t>Workflow Template Number</w:t>
            </w:r>
          </w:p>
        </w:tc>
        <w:tc>
          <w:tcPr>
            <w:tcW w:w="7069" w:type="dxa"/>
            <w:tcBorders>
              <w:top w:val="single" w:sz="6" w:space="0" w:color="000000"/>
              <w:start w:val="single" w:sz="6" w:space="0" w:color="000000"/>
              <w:bottom w:val="single" w:sz="6" w:space="0" w:color="000000"/>
              <w:end w:val="single" w:sz="6" w:space="0" w:color="000000"/>
            </w:tcBorders>
          </w:tcPr>
          <w:p>
            <w:pPr>
              <w:pStyle w:val="09TableContent1"/>
              <w:snapToGrid w:val="false"/>
              <w:rPr/>
            </w:pPr>
            <w:r>
              <w:rPr/>
              <w:t xml:space="preserve">N/A</w:t>
            </w:r>
          </w:p>
        </w:tc>
      </w:tr>
      <w:tr>
        <w:trPr>
          <w:trHeight w:val="244" w:hRule="atLeast"/>
          <w:cantSplit w:val="true"/>
        </w:trPr>
        <w:tc>
          <w:tcPr>
            <w:tcW w:w="2082" w:type="dxa"/>
            <w:tcBorders>
              <w:top w:val="single" w:sz="6" w:space="0" w:color="000000"/>
              <w:start w:val="single" w:sz="6" w:space="0" w:color="000000"/>
              <w:bottom w:val="single" w:sz="6" w:space="0" w:color="000000"/>
              <w:end w:val="single" w:sz="6" w:space="0" w:color="000000"/>
            </w:tcBorders>
          </w:tcPr>
          <w:p>
            <w:pPr>
              <w:pStyle w:val="09TableContent1"/>
              <w:rPr/>
            </w:pPr>
            <w:r>
              <w:rPr/>
              <w:t>Abbreviation</w:t>
            </w:r>
          </w:p>
        </w:tc>
        <w:tc>
          <w:tcPr>
            <w:tcW w:w="7069" w:type="dxa"/>
            <w:tcBorders>
              <w:top w:val="single" w:sz="6" w:space="0" w:color="000000"/>
              <w:start w:val="single" w:sz="6" w:space="0" w:color="000000"/>
              <w:bottom w:val="single" w:sz="6" w:space="0" w:color="000000"/>
              <w:end w:val="single" w:sz="6" w:space="0" w:color="000000"/>
            </w:tcBorders>
          </w:tcPr>
          <w:p>
            <w:pPr>
              <w:pStyle w:val="09TableContent1"/>
              <w:snapToGrid w:val="false"/>
              <w:rPr/>
            </w:pPr>
            <w:r>
              <w:rPr/>
              <w:t xml:space="preserve">N/A</w:t>
            </w:r>
          </w:p>
        </w:tc>
      </w:tr>
      <w:tr>
        <w:trPr>
          <w:trHeight w:val="244" w:hRule="atLeast"/>
          <w:cantSplit w:val="true"/>
        </w:trPr>
        <w:tc>
          <w:tcPr>
            <w:tcW w:w="2082" w:type="dxa"/>
            <w:tcBorders>
              <w:top w:val="single" w:sz="6" w:space="0" w:color="000000"/>
              <w:start w:val="single" w:sz="6" w:space="0" w:color="000000"/>
              <w:bottom w:val="single" w:sz="6" w:space="0" w:color="000000"/>
              <w:end w:val="single" w:sz="6" w:space="0" w:color="000000"/>
            </w:tcBorders>
          </w:tcPr>
          <w:p>
            <w:pPr>
              <w:pStyle w:val="09TableContent1"/>
              <w:rPr/>
            </w:pPr>
            <w:r>
              <w:rPr/>
              <w:t>Name</w:t>
            </w:r>
          </w:p>
        </w:tc>
        <w:tc>
          <w:tcPr>
            <w:tcW w:w="7069" w:type="dxa"/>
            <w:tcBorders>
              <w:top w:val="single" w:sz="6" w:space="0" w:color="000000"/>
              <w:start w:val="single" w:sz="6" w:space="0" w:color="000000"/>
              <w:bottom w:val="single" w:sz="6" w:space="0" w:color="000000"/>
              <w:end w:val="single" w:sz="6" w:space="0" w:color="000000"/>
            </w:tcBorders>
          </w:tcPr>
          <w:p>
            <w:pPr>
              <w:pStyle w:val="09TableContent1"/>
              <w:snapToGrid w:val="false"/>
              <w:rPr/>
            </w:pPr>
            <w:r>
              <w:rPr/>
              <w:t xml:space="preserve">N/A</w:t>
            </w:r>
          </w:p>
        </w:tc>
      </w:tr>
    </w:tbl>
    <w:p>
      <w:pPr>
        <w:pStyle w:val="Normal"/>
        <w:rPr/>
      </w:pPr>
      <w:r>
        <w:rPr/>
      </w:r>
    </w:p>
    <w:p>
      <w:pPr>
        <w:pStyle w:val="03BodycopySubhead"/>
        <w:ind w:start="720" w:end="0"/>
        <w:rPr>
          <w:b w:val="false"/>
          <w:bCs w:val="false"/>
          <w:color w:val="000000"/>
          <w:lang w:eastAsia="en-US"/>
        </w:rPr>
      </w:pPr>
      <w:r>
        <w:rPr>
          <w:b w:val="false"/>
          <w:bCs w:val="false"/>
          <w:color w:val="000000"/>
          <w:lang w:eastAsia="en-US"/>
        </w:rPr>
        <w:t>Triggering Events</w:t>
      </w:r>
    </w:p>
    <w:p>
      <w:pPr>
        <w:pStyle w:val="03BodycopySubhead"/>
        <w:ind w:start="720" w:end="0"/>
        <w:rPr>
          <w:b w:val="false"/>
          <w:bCs w:val="false"/>
          <w:color w:val="000000"/>
          <w:lang w:eastAsia="en-US"/>
        </w:rPr>
      </w:pPr>
      <w:r>
        <w:rPr>
          <w:b w:val="false"/>
          <w:bCs w:val="false"/>
          <w:color w:val="000000"/>
          <w:lang w:eastAsia="en-US"/>
        </w:rPr>
        <w:t>Business Objects</w:t>
      </w:r>
    </w:p>
    <w:p>
      <w:pPr>
        <w:pStyle w:val="03BodycopySubhead"/>
        <w:ind w:start="720" w:end="0"/>
        <w:rPr>
          <w:b w:val="false"/>
          <w:bCs w:val="false"/>
          <w:color w:val="000000"/>
          <w:lang w:eastAsia="en-US"/>
        </w:rPr>
      </w:pPr>
      <w:r>
        <w:rPr>
          <w:b w:val="false"/>
          <w:bCs w:val="false"/>
          <w:color w:val="000000"/>
          <w:lang w:eastAsia="en-US"/>
        </w:rPr>
        <w:t>Business Object Details</w:t>
      </w:r>
    </w:p>
    <w:p>
      <w:pPr>
        <w:pStyle w:val="02Headline"/>
        <w:numPr>
          <w:ilvl w:val="0"/>
          <w:numId w:val="2"/>
        </w:numPr>
        <w:rPr>
          <w:sz w:val="22"/>
        </w:rPr>
      </w:pPr>
      <w:r>
        <w:rPr>
          <w:sz w:val="22"/>
        </w:rPr>
        <w:tab/>
      </w:r>
      <w:bookmarkStart w:id="8" w:name="__RefHeading___Toc524448032"/>
      <w:r>
        <w:rPr>
          <w:color w:val="000000"/>
          <w:sz w:val="24"/>
          <w:szCs w:val="24"/>
        </w:rPr>
        <w:t>Authorization</w:t>
      </w:r>
      <w:bookmarkEnd w:id="8"/>
    </w:p>
    <w:p>
      <w:pPr>
        <w:pStyle w:val="09TableContent1"/>
        <w:rPr>
          <w:sz w:val="22"/>
        </w:rPr>
      </w:pPr>
      <w:r>
        <w:rPr>
          <w:sz w:val="22"/>
        </w:rPr>
      </w:r>
    </w:p>
    <w:tbl>
      <w:tblPr>
        <w:tblW w:w="9360" w:type="dxa"/>
        <w:jc w:val="start"/>
        <w:tblInd w:w="108" w:type="dxa"/>
        <w:tblLayout w:type="fixed"/>
        <w:tblCellMar>
          <w:top w:w="0" w:type="dxa"/>
          <w:start w:w="108" w:type="dxa"/>
          <w:bottom w:w="0" w:type="dxa"/>
          <w:end w:w="108" w:type="dxa"/>
        </w:tblCellMar>
      </w:tblPr>
      <w:tblGrid>
        <w:gridCol w:w="9360"/>
      </w:tblGrid>
      <w:tr>
        <w:trPr/>
        <w:tc>
          <w:tcPr>
            <w:tcW w:w="9360" w:type="dxa"/>
            <w:tcBorders>
              <w:top w:val="single" w:sz="12" w:space="0" w:color="000080"/>
              <w:start w:val="single" w:sz="12" w:space="0" w:color="000080"/>
              <w:bottom w:val="single" w:sz="4" w:space="0" w:color="000000"/>
              <w:end w:val="single" w:sz="12" w:space="0" w:color="000080"/>
            </w:tcBorders>
            <w:shd w:fill="CCCCCC" w:val="clear"/>
          </w:tcPr>
          <w:p>
            <w:pPr>
              <w:pStyle w:val="TableHeading"/>
              <w:keepLines/>
              <w:spacing w:before="60" w:after="60"/>
              <w:rPr/>
            </w:pPr>
            <w:r>
              <w:rPr/>
              <w:t>Authorization Requirements</w:t>
            </w:r>
          </w:p>
        </w:tc>
      </w:tr>
    </w:tbl>
    <w:p>
      <w:pPr>
        <w:pStyle w:val="Normal"/>
        <w:jc w:val="both"/>
        <w:rPr/>
      </w:pPr>
      <w:r>
        <w:rPr/>
      </w:r>
    </w:p>
    <w:tbl>
      <w:tblPr>
        <w:tblW w:w="9446" w:type="dxa"/>
        <w:jc w:val="start"/>
        <w:tblInd w:w="0" w:type="dxa"/>
        <w:tblLayout w:type="fixed"/>
        <w:tblCellMar>
          <w:top w:w="0" w:type="dxa"/>
          <w:start w:w="108" w:type="dxa"/>
          <w:bottom w:w="0" w:type="dxa"/>
          <w:end w:w="108" w:type="dxa"/>
        </w:tblCellMar>
      </w:tblPr>
      <w:tblGrid>
        <w:gridCol w:w="2400"/>
        <w:gridCol w:w="2400"/>
        <w:gridCol w:w="4646"/>
      </w:tblGrid>
      <w:tr>
        <w:trPr>
          <w:tblHeader/>
        </w:trPr>
        <w:tc>
          <w:tcPr>
            <w:tcW w:w="2400" w:type="dxa"/>
            <w:tcBorders>
              <w:top w:val="single" w:sz="4" w:space="0" w:color="000000"/>
              <w:start w:val="single" w:sz="4" w:space="0" w:color="000000"/>
              <w:bottom w:val="single" w:sz="4" w:space="0" w:color="000000"/>
              <w:end w:val="single" w:sz="4" w:space="0" w:color="000000"/>
            </w:tcBorders>
            <w:shd w:val="clear" w:color="auto" w:fill="D9D9D9"/>
          </w:tcPr>
          <w:p>
            <w:pPr>
              <w:pStyle w:val="Normal"/>
              <w:spacing w:before="20" w:after="20"/>
            </w:pPr>
            <w:r>
              <w:rPr>
                <w:rFonts w:ascii="Arial" w:hAnsi="Arial" w:cs="Arial"/>
                <w:b/>
                <w:bCs/>
                <w:lang w:val="en-US" w:eastAsia="en-US"/>
                <w:sz w:val="16"/>
                <w:szCs w:val="16"/>
              </w:rPr>
              <w:t xml:space="preserve">Authorisation object</w:t>
            </w:r>
          </w:p>
        </w:tc>
        <w:tc>
          <w:tcPr>
            <w:tcW w:w="2400" w:type="dxa"/>
            <w:tcBorders>
              <w:top w:val="single" w:sz="4" w:space="0" w:color="000000"/>
              <w:start w:val="single" w:sz="4" w:space="0" w:color="000000"/>
              <w:bottom w:val="single" w:sz="4" w:space="0" w:color="000000"/>
              <w:end w:val="single" w:sz="4" w:space="0" w:color="000000"/>
            </w:tcBorders>
            <w:shd w:val="clear" w:color="auto" w:fill="D9D9D9"/>
          </w:tcPr>
          <w:p>
            <w:pPr>
              <w:pStyle w:val="Normal"/>
              <w:spacing w:before="20" w:after="20"/>
            </w:pPr>
            <w:r>
              <w:rPr>
                <w:rFonts w:ascii="Arial" w:hAnsi="Arial" w:cs="Arial"/>
                <w:b/>
                <w:bCs/>
                <w:lang w:val="en-US" w:eastAsia="en-US"/>
                <w:sz w:val="16"/>
                <w:szCs w:val="16"/>
              </w:rPr>
              <w:t xml:space="preserve">Field / value</w:t>
            </w:r>
          </w:p>
        </w:tc>
        <w:tc>
          <w:tcPr>
            <w:tcW w:w="4646" w:type="dxa"/>
            <w:tcBorders>
              <w:top w:val="single" w:sz="4" w:space="0" w:color="000000"/>
              <w:start w:val="single" w:sz="4" w:space="0" w:color="000000"/>
              <w:bottom w:val="single" w:sz="4" w:space="0" w:color="000000"/>
              <w:end w:val="single" w:sz="4" w:space="0" w:color="000000"/>
            </w:tcBorders>
            <w:shd w:val="clear" w:color="auto" w:fill="D9D9D9"/>
          </w:tcPr>
          <w:p>
            <w:pPr>
              <w:pStyle w:val="Normal"/>
              <w:spacing w:before="20" w:after="20"/>
            </w:pPr>
            <w:r>
              <w:rPr>
                <w:rFonts w:ascii="Arial" w:hAnsi="Arial" w:cs="Arial"/>
                <w:b/>
                <w:bCs/>
                <w:lang w:val="en-US" w:eastAsia="en-US"/>
                <w:sz w:val="16"/>
                <w:szCs w:val="16"/>
              </w:rPr>
              <w:t xml:space="preserve">Purpose</w:t>
            </w:r>
          </w:p>
        </w:tc>
      </w:tr>
      <w:tr>
        <w:tc>
          <w:tcPr>
            <w:tcW w:w="24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F_BKPF_BUK</w:t>
            </w:r>
          </w:p>
        </w:tc>
        <w:tc>
          <w:tcPr>
            <w:tcW w:w="24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BUKRS = each company code of the selection</w:t>
            </w:r>
          </w:p>
          <w:p>
            <w:pPr>
              <w:pStyle w:val="Normal"/>
              <w:spacing w:before="20" w:after="20"/>
            </w:pPr>
            <w:r>
              <w:rPr>
                <w:rFonts w:ascii="Arial" w:hAnsi="Arial" w:cs="Arial"/>
                <w:lang w:val="en-US" w:eastAsia="en-US"/>
                <w:sz w:val="16"/>
                <w:szCs w:val="16"/>
              </w:rPr>
              <w:t xml:space="preserve">ACTVT = 03 (display)</w:t>
            </w:r>
          </w:p>
        </w:tc>
        <w:tc>
          <w:tcPr>
            <w:tcW w:w="464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The report shows vendor PAN, base and TDS amounts. The driver CDS view is filtered by its own access control, but BKPF, BSEG, LFA1 and the exemption tables are not, so the program checks explicitly.</w:t>
            </w:r>
          </w:p>
        </w:tc>
      </w:tr>
    </w:tbl>
    <w:p>
      <w:pPr>
        <w:pStyle w:val="Normal"/>
        <w:spacing w:before="40" w:after="40"/>
      </w:pPr>
      <w:r>
        <w:rPr>
          <w:rFonts w:ascii="Arial" w:hAnsi="Arial" w:cs="Arial"/>
          <w:lang w:val="en-US" w:eastAsia="en-US"/>
          <w:sz w:val="20"/>
          <w:szCs w:val="20"/>
        </w:rPr>
        <w:t xml:space="preserve">Checked in AT SELECTION-SCREEN (dialog, error message) and again at START-OF-SELECTION (background run from a variant, where AT SELECTION-SCREEN does not run). No new authorisation object is created. The object name is to be confirmed by Basis / security (open point Q16).</w:t>
      </w:r>
    </w:p>
    <w:p>
      <w:pPr>
        <w:pStyle w:val="09TableContent1"/>
        <w:rPr/>
      </w:pPr>
      <w:r>
        <w:rPr/>
      </w:r>
    </w:p>
    <w:p>
      <w:pPr>
        <w:pStyle w:val="02Headline"/>
        <w:numPr>
          <w:ilvl w:val="0"/>
          <w:numId w:val="2"/>
        </w:numPr>
        <w:rPr/>
      </w:pPr>
      <w:r>
        <w:rPr>
          <w:rFonts w:eastAsia="Arial Black" w:cs="Arial Black"/>
        </w:rPr>
        <w:t xml:space="preserve"> </w:t>
      </w:r>
      <w:bookmarkStart w:id="9" w:name="__RefHeading___Toc524448033"/>
      <w:r>
        <w:rPr>
          <w:color w:val="000000"/>
          <w:sz w:val="24"/>
          <w:szCs w:val="24"/>
        </w:rPr>
        <w:t>Technical Flow diagram</w:t>
      </w:r>
      <w:bookmarkStart w:id="10" w:name="__RefHeading___Toc524448034"/>
      <w:bookmarkEnd w:id="9"/>
    </w:p>
    <w:p>
      <w:pPr>
        <w:pStyle w:val="Normal"/>
        <w:spacing w:before="40" w:after="40"/>
      </w:pPr>
      <w:r>
        <w:rPr>
          <w:rFonts w:ascii="Courier New" w:hAnsi="Courier New" w:cs="Courier New"/>
          <w:lang w:val="en-US" w:eastAsia="en-US"/>
          <w:sz w:val="16"/>
          <w:szCs w:val="16"/>
        </w:rPr>
        <w:t xml:space="preserve">INITIALIZATION        INIT_DEFAULTS       propose fiscal year and posting-date range</w:t>
      </w:r>
    </w:p>
    <w:p>
      <w:pPr>
        <w:pStyle w:val="Normal"/>
        <w:spacing w:before="40" w:after="40"/>
      </w:pPr>
      <w:r>
        <w:rPr>
          <w:rFonts w:ascii="Courier New" w:hAnsi="Courier New" w:cs="Courier New"/>
          <w:lang w:val="en-US" w:eastAsia="en-US"/>
          <w:sz w:val="16"/>
          <w:szCs w:val="16"/>
        </w:rPr>
        <w:t xml:space="preserve">AT SELECTION-SCREEN   VALIDATE_SELECTION  company code, authorisation, year, date checks</w:t>
      </w:r>
    </w:p>
    <w:p>
      <w:pPr>
        <w:pStyle w:val="Normal"/>
        <w:spacing w:before="40" w:after="40"/>
      </w:pPr>
      <w:r>
        <w:rPr>
          <w:rFonts w:ascii="Courier New" w:hAnsi="Courier New" w:cs="Courier New"/>
          <w:lang w:val="en-US" w:eastAsia="en-US"/>
          <w:sz w:val="16"/>
          <w:szCs w:val="16"/>
        </w:rPr>
        <w:t xml:space="preserve">  ON VALUE-REQUEST    F4_SECTION_CODE     section codes posted in the company code / year</w:t>
      </w:r>
    </w:p>
    <w:p>
      <w:pPr>
        <w:pStyle w:val="Normal"/>
        <w:spacing w:before="40" w:after="40"/>
      </w:pPr>
      <w:r>
        <w:rPr>
          <w:rFonts w:ascii="Courier New" w:hAnsi="Courier New" w:cs="Courier New"/>
          <w:lang w:val="en-US" w:eastAsia="en-US"/>
          <w:sz w:val="16"/>
          <w:szCs w:val="16"/>
        </w:rPr>
        <w:t xml:space="preserve">START-OF-SELECTION    CHECK_AUTHORISATION again (background)</w:t>
      </w:r>
    </w:p>
    <w:p>
      <w:pPr>
        <w:pStyle w:val="Normal"/>
        <w:spacing w:before="40" w:after="40"/>
      </w:pPr>
      <w:r>
        <w:rPr>
          <w:rFonts w:ascii="Courier New" w:hAnsi="Courier New" w:cs="Courier New"/>
          <w:lang w:val="en-US" w:eastAsia="en-US"/>
          <w:sz w:val="16"/>
          <w:szCs w:val="16"/>
        </w:rPr>
        <w:t xml:space="preserve">                      FETCH_WT_ITEMS      withholding items + BSEG + BKPF</w:t>
      </w:r>
    </w:p>
    <w:p>
      <w:pPr>
        <w:pStyle w:val="Normal"/>
        <w:spacing w:before="40" w:after="40"/>
      </w:pPr>
      <w:r>
        <w:rPr>
          <w:rFonts w:ascii="Courier New" w:hAnsi="Courier New" w:cs="Courier New"/>
          <w:lang w:val="en-US" w:eastAsia="en-US"/>
          <w:sz w:val="16"/>
          <w:szCs w:val="16"/>
        </w:rPr>
        <w:t xml:space="preserve">                      BUILD_OUTPUT        master data, config, exemptions, GL, merge</w:t>
      </w:r>
    </w:p>
    <w:p>
      <w:pPr>
        <w:pStyle w:val="Normal"/>
        <w:spacing w:before="40" w:after="40"/>
      </w:pPr>
      <w:r>
        <w:rPr>
          <w:rFonts w:ascii="Courier New" w:hAnsi="Courier New" w:cs="Courier New"/>
          <w:lang w:val="en-US" w:eastAsia="en-US"/>
          <w:sz w:val="16"/>
          <w:szCs w:val="16"/>
        </w:rPr>
        <w:t xml:space="preserve">                      (no rows: message, stop)</w:t>
      </w:r>
    </w:p>
    <w:p>
      <w:pPr>
        <w:pStyle w:val="Normal"/>
        <w:spacing w:before="40" w:after="40"/>
      </w:pPr>
      <w:r>
        <w:rPr>
          <w:rFonts w:ascii="Courier New" w:hAnsi="Courier New" w:cs="Courier New"/>
          <w:lang w:val="en-US" w:eastAsia="en-US"/>
          <w:sz w:val="16"/>
          <w:szCs w:val="16"/>
        </w:rPr>
        <w:t xml:space="preserve">END-OF-SELECTION      REPORT_GL_GAPS      one status message for GL gaps</w:t>
      </w:r>
    </w:p>
    <w:p>
      <w:pPr>
        <w:pStyle w:val="Normal"/>
        <w:spacing w:before="40" w:after="40"/>
      </w:pPr>
      <w:r>
        <w:rPr>
          <w:rFonts w:ascii="Courier New" w:hAnsi="Courier New" w:cs="Courier New"/>
          <w:lang w:val="en-US" w:eastAsia="en-US"/>
          <w:sz w:val="16"/>
          <w:szCs w:val="16"/>
        </w:rPr>
        <w:t xml:space="preserve">                      DISPLAY_ALV         CL_SALV_TABLE list</w:t>
      </w:r>
    </w:p>
    <w:p>
      <w:pPr>
        <w:pStyle w:val="Normal"/>
        <w:rPr>
          <w:lang w:val="en-US" w:eastAsia="en-US"/>
        </w:rPr>
      </w:pPr>
      <w:r>
        <w:rPr>
          <w:lang w:val="en-US" w:eastAsia="en-US"/>
        </w:rPr>
        <w:t xml:space="preserve">Program for background job: ZFI_TDS_CL34 can run in background with a variant (SM36 or F9). The authorisation check is repeated at START-OF-SELECTION and the ALV list goes to spool. No job is scheduled as part of this build.</w:t>
      </w:r>
    </w:p>
    <w:p>
      <w:pPr>
        <w:pStyle w:val="Normal"/>
        <w:rPr>
          <w:lang w:val="en-US" w:eastAsia="en-US"/>
        </w:rPr>
      </w:pPr>
      <w:r>
        <w:rPr>
          <w:lang w:val="en-US" w:eastAsia="en-US"/>
        </w:rPr>
      </w:r>
    </w:p>
    <w:p>
      <w:pPr>
        <w:pStyle w:val="Normal"/>
        <w:rPr>
          <w:lang w:val="en-US" w:eastAsia="en-US"/>
        </w:rPr>
      </w:pPr>
      <w:r>
        <w:rPr>
          <w:lang w:val="en-US" w:eastAsia="en-US"/>
        </w:rPr>
      </w:r>
    </w:p>
    <w:p>
      <w:pPr>
        <w:pStyle w:val="Normal"/>
        <w:rPr>
          <w:lang w:val="en-US" w:eastAsia="en-US"/>
        </w:rPr>
      </w:pPr>
      <w:r>
        <w:rPr>
          <w:lang w:val="en-US" w:eastAsia="en-US"/>
        </w:rPr>
      </w:r>
    </w:p>
    <w:p>
      <w:pPr>
        <w:pStyle w:val="Normal"/>
        <w:jc w:val="both"/>
        <w:rPr>
          <w:rFonts w:ascii="Arial" w:hAnsi="Arial" w:cs="Arial"/>
          <w:bCs/>
          <w:lang w:val="en-US" w:eastAsia="en-US"/>
        </w:rPr>
      </w:pPr>
      <w:r>
        <w:rPr>
          <w:rFonts w:cs="Arial" w:ascii="Arial" w:hAnsi="Arial"/>
          <w:bCs/>
          <w:lang w:val="en-US" w:eastAsia="en-US"/>
        </w:rPr>
      </w:r>
    </w:p>
    <w:p>
      <w:pPr>
        <w:pStyle w:val="Normal"/>
        <w:jc w:val="both"/>
        <w:rPr>
          <w:rFonts w:ascii="Arial" w:hAnsi="Arial" w:cs="Arial"/>
          <w:bCs/>
        </w:rPr>
      </w:pPr>
      <w:r>
        <w:rPr>
          <w:rFonts w:cs="Arial" w:ascii="Arial" w:hAnsi="Arial"/>
          <w:bCs/>
        </w:rPr>
      </w:r>
    </w:p>
    <w:p>
      <w:pPr>
        <w:pStyle w:val="Normal"/>
        <w:jc w:val="both"/>
        <w:rPr>
          <w:rFonts w:ascii="Arial" w:hAnsi="Arial" w:cs="Arial"/>
          <w:bCs/>
        </w:rPr>
      </w:pPr>
      <w:r>
        <w:rPr>
          <w:rFonts w:cs="Arial" w:ascii="Arial" w:hAnsi="Arial"/>
          <w:bCs/>
        </w:rPr>
      </w:r>
    </w:p>
    <w:tbl>
      <w:tblPr>
        <w:tblW w:w="9360" w:type="dxa"/>
        <w:jc w:val="start"/>
        <w:tblInd w:w="108" w:type="dxa"/>
        <w:tblLayout w:type="fixed"/>
        <w:tblCellMar>
          <w:top w:w="0" w:type="dxa"/>
          <w:start w:w="108" w:type="dxa"/>
          <w:bottom w:w="0" w:type="dxa"/>
          <w:end w:w="108" w:type="dxa"/>
        </w:tblCellMar>
      </w:tblPr>
      <w:tblGrid>
        <w:gridCol w:w="9360"/>
      </w:tblGrid>
      <w:tr>
        <w:trPr/>
        <w:tc>
          <w:tcPr>
            <w:tcW w:w="9360" w:type="dxa"/>
            <w:tcBorders>
              <w:top w:val="single" w:sz="12" w:space="0" w:color="000080"/>
              <w:start w:val="single" w:sz="12" w:space="0" w:color="000080"/>
              <w:bottom w:val="single" w:sz="4" w:space="0" w:color="000000"/>
              <w:end w:val="single" w:sz="12" w:space="0" w:color="000080"/>
            </w:tcBorders>
            <w:shd w:fill="CCCCCC" w:val="clear"/>
          </w:tcPr>
          <w:p>
            <w:pPr>
              <w:pStyle w:val="TableHeading"/>
              <w:keepLines/>
              <w:spacing w:before="60" w:after="60"/>
              <w:rPr/>
            </w:pPr>
            <w:r>
              <w:rPr/>
              <w:t>Processing Logic</w:t>
            </w:r>
          </w:p>
        </w:tc>
      </w:tr>
    </w:tbl>
    <w:p>
      <w:pPr>
        <w:pStyle w:val="Normal"/>
        <w:rPr>
          <w:rFonts w:ascii="Arial" w:hAnsi="Arial" w:cs="Arial"/>
          <w:sz w:val="20"/>
          <w:szCs w:val="22"/>
          <w:lang w:eastAsia="en-US"/>
        </w:rPr>
      </w:pPr>
      <w:r>
        <w:rPr>
          <w:rFonts w:cs="Arial" w:ascii="Arial" w:hAnsi="Arial"/>
          <w:sz w:val="20"/>
          <w:szCs w:val="22"/>
          <w:lang w:eastAsia="en-US"/>
        </w:rPr>
      </w:r>
    </w:p>
    <w:p>
      <w:pPr>
        <w:pStyle w:val="Normal"/>
        <w:spacing w:before="40" w:after="40"/>
      </w:pPr>
      <w:r>
        <w:rPr>
          <w:rFonts w:ascii="Arial" w:hAnsi="Arial" w:cs="Arial"/>
          <w:b/>
          <w:bCs/>
          <w:lang w:val="en-US" w:eastAsia="en-US"/>
          <w:sz w:val="20"/>
          <w:szCs w:val="20"/>
        </w:rPr>
        <w:t xml:space="preserve">Step 1 – Read withholding tax items (FETCH_WT_ITEMS)</w:t>
      </w:r>
    </w:p>
    <w:p>
      <w:pPr>
        <w:pStyle w:val="Normal"/>
        <w:spacing w:before="40" w:after="40"/>
      </w:pPr>
      <w:r>
        <w:rPr>
          <w:rFonts w:ascii="Arial" w:hAnsi="Arial" w:cs="Arial"/>
          <w:lang w:val="en-US" w:eastAsia="en-US"/>
          <w:sz w:val="20"/>
          <w:szCs w:val="20"/>
        </w:rPr>
        <w:t xml:space="preserve">I_WITHHOLDINGTAXITEM inner join I_JOURNALENTRY on company code, document and fiscal year, restricted to the company codes, fiscal year, posting dates and vendors of the selection. Excluded in the database: item status V, D, M, S and down payments whose withholding is cleared (DownPaymentIsCleared = X). Items with base and TDS both zero are dropped. BSEG and BKPF of the resulting documents are then read with FOR ALL ENTRIES.</w:t>
      </w:r>
    </w:p>
    <w:p>
      <w:pPr>
        <w:pStyle w:val="Normal"/>
        <w:spacing w:before="40" w:after="40"/>
      </w:pPr>
      <w:r>
        <w:rPr>
          <w:rFonts w:ascii="Arial" w:hAnsi="Arial" w:cs="Arial"/>
          <w:b/>
          <w:bCs/>
          <w:lang w:val="en-US" w:eastAsia="en-US"/>
          <w:sz w:val="20"/>
          <w:szCs w:val="20"/>
        </w:rPr>
        <w:t xml:space="preserve">Step 2 – Master data and configuration (BUILD_OUTPUT)</w:t>
      </w:r>
    </w:p>
    <w:p>
      <w:pPr>
        <w:pStyle w:val="Normal"/>
        <w:spacing w:before="40" w:after="40"/>
      </w:pPr>
      <w:r>
        <w:rPr>
          <w:rFonts w:ascii="Arial" w:hAnsi="Arial" w:cs="Arial"/>
          <w:lang w:val="en-US" w:eastAsia="en-US"/>
          <w:sz w:val="20"/>
          <w:szCs w:val="20"/>
        </w:rPr>
        <w:t xml:space="preserve">T001 (country, currency), LFA1 (name, PAN), T059Z on the full key (section, configured rate), T059OT (section text), FIWTIN_TAN_EXEM (certificate valid on the posting date, latest valid-from wins) and FIWTIN_ACC_EXEM (latest accumulation up to the upper posting date). The Section Code filter is applied here on column H. The vendor line of the document (account type K) gives columns J, K, M, N and O.</w:t>
      </w:r>
    </w:p>
    <w:p>
      <w:pPr>
        <w:pStyle w:val="Normal"/>
        <w:spacing w:before="40" w:after="40"/>
      </w:pPr>
      <w:r>
        <w:rPr>
          <w:rFonts w:ascii="Arial" w:hAnsi="Arial" w:cs="Arial"/>
          <w:b/>
          <w:bCs/>
          <w:lang w:val="en-US" w:eastAsia="en-US"/>
          <w:sz w:val="20"/>
          <w:szCs w:val="20"/>
        </w:rPr>
        <w:t xml:space="preserve">Step 3 – GL derivation (DERIVE_GL_CODES), one GL per document</w:t>
      </w:r>
    </w:p>
    <w:tbl>
      <w:tblPr>
        <w:tblW w:w="9446" w:type="dxa"/>
        <w:jc w:val="start"/>
        <w:tblInd w:w="0" w:type="dxa"/>
        <w:tblLayout w:type="fixed"/>
        <w:tblCellMar>
          <w:top w:w="0" w:type="dxa"/>
          <w:start w:w="108" w:type="dxa"/>
          <w:bottom w:w="0" w:type="dxa"/>
          <w:end w:w="108" w:type="dxa"/>
        </w:tblCellMar>
      </w:tblPr>
      <w:tblGrid>
        <w:gridCol w:w="2600"/>
        <w:gridCol w:w="6846"/>
      </w:tblGrid>
      <w:tr>
        <w:trPr>
          <w:tblHeader/>
        </w:trPr>
        <w:tc>
          <w:tcPr>
            <w:tcW w:w="2600" w:type="dxa"/>
            <w:tcBorders>
              <w:top w:val="single" w:sz="4" w:space="0" w:color="000000"/>
              <w:start w:val="single" w:sz="4" w:space="0" w:color="000000"/>
              <w:bottom w:val="single" w:sz="4" w:space="0" w:color="000000"/>
              <w:end w:val="single" w:sz="4" w:space="0" w:color="000000"/>
            </w:tcBorders>
            <w:shd w:val="clear" w:color="auto" w:fill="D9D9D9"/>
          </w:tcPr>
          <w:p>
            <w:pPr>
              <w:pStyle w:val="Normal"/>
              <w:spacing w:before="20" w:after="20"/>
            </w:pPr>
            <w:r>
              <w:rPr>
                <w:rFonts w:ascii="Arial" w:hAnsi="Arial" w:cs="Arial"/>
                <w:b/>
                <w:bCs/>
                <w:lang w:val="en-US" w:eastAsia="en-US"/>
                <w:sz w:val="16"/>
                <w:szCs w:val="16"/>
              </w:rPr>
              <w:t xml:space="preserve">Case</w:t>
            </w:r>
          </w:p>
        </w:tc>
        <w:tc>
          <w:tcPr>
            <w:tcW w:w="6846" w:type="dxa"/>
            <w:tcBorders>
              <w:top w:val="single" w:sz="4" w:space="0" w:color="000000"/>
              <w:start w:val="single" w:sz="4" w:space="0" w:color="000000"/>
              <w:bottom w:val="single" w:sz="4" w:space="0" w:color="000000"/>
              <w:end w:val="single" w:sz="4" w:space="0" w:color="000000"/>
            </w:tcBorders>
            <w:shd w:val="clear" w:color="auto" w:fill="D9D9D9"/>
          </w:tcPr>
          <w:p>
            <w:pPr>
              <w:pStyle w:val="Normal"/>
              <w:spacing w:before="20" w:after="20"/>
            </w:pPr>
            <w:r>
              <w:rPr>
                <w:rFonts w:ascii="Arial" w:hAnsi="Arial" w:cs="Arial"/>
                <w:b/>
                <w:bCs/>
                <w:lang w:val="en-US" w:eastAsia="en-US"/>
                <w:sz w:val="16"/>
                <w:szCs w:val="16"/>
              </w:rPr>
              <w:t xml:space="preserve">Rule</w:t>
            </w:r>
          </w:p>
        </w:tc>
      </w:tr>
      <w:tr>
        <w:tc>
          <w:tcPr>
            <w:tcW w:w="26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BKPF-AWTYP = RMRP</w:t>
            </w:r>
          </w:p>
          <w:p>
            <w:pPr>
              <w:pStyle w:val="Normal"/>
              <w:spacing w:before="20" w:after="20"/>
            </w:pPr>
            <w:r>
              <w:rPr>
                <w:rFonts w:ascii="Arial" w:hAnsi="Arial" w:cs="Arial"/>
                <w:lang w:val="en-US" w:eastAsia="en-US"/>
                <w:sz w:val="16"/>
                <w:szCs w:val="16"/>
              </w:rPr>
              <w:t xml:space="preserve">(logistics invoice)</w:t>
            </w:r>
          </w:p>
        </w:tc>
        <w:tc>
          <w:tcPr>
            <w:tcW w:w="684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AWKEY(10) = RSEG-BELNR, AWKEY+10(4) = RSEG-GJAHR. First RSEG item of the company code.</w:t>
            </w:r>
          </w:p>
          <w:p>
            <w:pPr>
              <w:pStyle w:val="Normal"/>
              <w:spacing w:before="20" w:after="20"/>
            </w:pPr>
            <w:r>
              <w:rPr>
                <w:rFonts w:ascii="Arial" w:hAnsi="Arial" w:cs="Arial"/>
                <w:lang w:val="en-US" w:eastAsia="en-US"/>
                <w:sz w:val="16"/>
                <w:szCs w:val="16"/>
              </w:rPr>
              <w:t xml:space="preserve">If the PO item has an account assignment: GL = EKKN-SAKTO.</w:t>
            </w:r>
          </w:p>
          <w:p>
            <w:pPr>
              <w:pStyle w:val="Normal"/>
              <w:spacing w:before="20" w:after="20"/>
            </w:pPr>
            <w:r>
              <w:rPr>
                <w:rFonts w:ascii="Arial" w:hAnsi="Arial" w:cs="Arial"/>
                <w:lang w:val="en-US" w:eastAsia="en-US"/>
                <w:sz w:val="16"/>
                <w:szCs w:val="16"/>
              </w:rPr>
              <w:t xml:space="preserve">Else (stock material): MBEW on material + plant (BWKEY = RSEG-WERKS) gives BKLAS; T030 with chart ASTL, KTOSL = BSX and BKLAS gives the GL (KONTS).</w:t>
            </w:r>
          </w:p>
        </w:tc>
      </w:tr>
      <w:tr>
        <w:tc>
          <w:tcPr>
            <w:tcW w:w="26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Any other document</w:t>
            </w:r>
          </w:p>
          <w:p>
            <w:pPr>
              <w:pStyle w:val="Normal"/>
              <w:spacing w:before="20" w:after="20"/>
            </w:pPr>
            <w:r>
              <w:rPr>
                <w:rFonts w:ascii="Arial" w:hAnsi="Arial" w:cs="Arial"/>
                <w:lang w:val="en-US" w:eastAsia="en-US"/>
                <w:sz w:val="16"/>
                <w:szCs w:val="16"/>
              </w:rPr>
              <w:t xml:space="preserve">(direct FI posting)</w:t>
            </w:r>
          </w:p>
        </w:tc>
        <w:tc>
          <w:tcPr>
            <w:tcW w:w="684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GL = BSEG-GHKON of the line with KTOSL = WIT.</w:t>
            </w:r>
          </w:p>
          <w:p>
            <w:pPr>
              <w:pStyle w:val="Normal"/>
              <w:spacing w:before="20" w:after="20"/>
            </w:pPr>
            <w:r>
              <w:rPr>
                <w:rFonts w:ascii="Arial" w:hAnsi="Arial" w:cs="Arial"/>
                <w:lang w:val="en-US" w:eastAsia="en-US"/>
                <w:sz w:val="16"/>
                <w:szCs w:val="16"/>
              </w:rPr>
              <w:t xml:space="preserve">If there is no WIT line or it has no GHKON: GHKON of the vendor line (from 15.09.2026, open point Q27).</w:t>
            </w:r>
          </w:p>
        </w:tc>
      </w:tr>
      <w:tr>
        <w:tc>
          <w:tcPr>
            <w:tcW w:w="26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Not derivable</w:t>
            </w:r>
          </w:p>
        </w:tc>
        <w:tc>
          <w:tcPr>
            <w:tcW w:w="684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Row kept with columns F and G blank. Counted and reported in one status message with the reason. No GL is guessed.</w:t>
            </w:r>
          </w:p>
        </w:tc>
      </w:tr>
    </w:tbl>
    <w:p>
      <w:pPr>
        <w:pStyle w:val="Normal"/>
        <w:spacing w:before="40" w:after="40"/>
      </w:pPr>
      <w:r>
        <w:rPr>
          <w:rFonts w:ascii="Arial" w:hAnsi="Arial" w:cs="Arial"/>
          <w:lang w:val="en-US" w:eastAsia="en-US"/>
          <w:sz w:val="20"/>
          <w:szCs w:val="20"/>
        </w:rPr>
        <w:t xml:space="preserve">The FS says "AWKEY as RMRP". RMRP is a value of BKPF-AWTYP; AWKEY holds the invoice number and year that the same FS tab cuts into RSEG. The test is therefore on AWTYP (open point Q14, confirmed by the live runs).</w:t>
      </w:r>
    </w:p>
    <w:p>
      <w:pPr>
        <w:pStyle w:val="Normal"/>
        <w:spacing w:before="40" w:after="40"/>
      </w:pPr>
      <w:r>
        <w:rPr>
          <w:rFonts w:ascii="Arial" w:hAnsi="Arial" w:cs="Arial"/>
          <w:b/>
          <w:bCs/>
          <w:lang w:val="en-US" w:eastAsia="en-US"/>
          <w:sz w:val="20"/>
          <w:szCs w:val="20"/>
        </w:rPr>
        <w:t xml:space="preserve">Step 4 – Build rows</w:t>
      </w:r>
    </w:p>
    <w:p>
      <w:pPr>
        <w:pStyle w:val="Normal"/>
        <w:spacing w:before="40" w:after="40"/>
      </w:pPr>
      <w:r>
        <w:rPr>
          <w:rFonts w:ascii="Arial" w:hAnsi="Arial" w:cs="Arial"/>
          <w:lang w:val="en-US" w:eastAsia="en-US"/>
          <w:sz w:val="20"/>
          <w:szCs w:val="20"/>
        </w:rPr>
        <w:t xml:space="preserve">Items are sorted by document and tax code. Items of one document with the same tax code are merged: base and TDS amounts are added, all other columns keep the first item. Column Z is set from the sign of the base amount. Amounts keep the SAP sign convention (debit positive, credit negative).</w:t>
      </w:r>
    </w:p>
    <w:p>
      <w:pPr>
        <w:pStyle w:val="Normal"/>
        <w:spacing w:before="40" w:after="40"/>
      </w:pPr>
      <w:r>
        <w:rPr>
          <w:rFonts w:ascii="Arial" w:hAnsi="Arial" w:cs="Arial"/>
          <w:b/>
          <w:bCs/>
          <w:lang w:val="en-US" w:eastAsia="en-US"/>
          <w:sz w:val="20"/>
          <w:szCs w:val="20"/>
        </w:rPr>
        <w:t xml:space="preserve">Step 5 – Output (REPORT_GL_GAPS, DISPLAY_ALV)</w:t>
      </w:r>
    </w:p>
    <w:p>
      <w:pPr>
        <w:pStyle w:val="Normal"/>
        <w:spacing w:before="40" w:after="40"/>
      </w:pPr>
      <w:r>
        <w:rPr>
          <w:rFonts w:ascii="Arial" w:hAnsi="Arial" w:cs="Arial"/>
          <w:lang w:val="en-US" w:eastAsia="en-US"/>
          <w:sz w:val="20"/>
          <w:szCs w:val="20"/>
        </w:rPr>
        <w:t xml:space="preserve">One status message for GL gaps, then the ALV list with the FS headings and the header "TDS Reporting as per Clause 34(a) - Fiscal Year &lt;year&gt;". If nothing is found: "No TDS documents found for the given selection".</w:t>
      </w:r>
    </w:p>
    <w:p>
      <w:pPr>
        <w:pStyle w:val="Normal"/>
        <w:spacing w:before="40" w:after="40"/>
      </w:pPr>
      <w:r>
        <w:rPr>
          <w:rFonts w:ascii="Arial" w:hAnsi="Arial" w:cs="Arial"/>
          <w:b/>
          <w:bCs/>
          <w:lang w:val="en-US" w:eastAsia="en-US"/>
          <w:sz w:val="20"/>
          <w:szCs w:val="20"/>
        </w:rPr>
        <w:t xml:space="preserve">Performance</w:t>
      </w:r>
    </w:p>
    <w:p>
      <w:pPr>
        <w:pStyle w:val="Normal"/>
        <w:spacing w:before="40" w:after="40"/>
      </w:pPr>
      <w:r>
        <w:rPr>
          <w:rFonts w:ascii="Arial" w:hAnsi="Arial" w:cs="Arial"/>
          <w:lang w:val="en-US" w:eastAsia="en-US"/>
          <w:sz w:val="20"/>
          <w:szCs w:val="20"/>
        </w:rPr>
        <w:t xml:space="preserve">All database reads are set based (FOR ALL ENTRIES with an IS NOT INITIAL guard). No SELECT inside a LOOP. Buffers are sorted and read with BINARY SEARCH.</w:t>
      </w:r>
    </w:p>
    <w:p>
      <w:pPr>
        <w:pStyle w:val="Normal"/>
        <w:spacing w:before="10" w:after="10"/>
        <w:jc w:val="both"/>
        <w:rPr>
          <w:rFonts w:ascii="Arial" w:hAnsi="Arial" w:cs="Arial"/>
          <w:sz w:val="20"/>
          <w:szCs w:val="22"/>
          <w:lang w:eastAsia="en-US"/>
        </w:rPr>
      </w:pPr>
      <w:r>
        <w:rPr>
          <w:rFonts w:cs="Arial" w:ascii="Arial" w:hAnsi="Arial"/>
          <w:sz w:val="20"/>
          <w:szCs w:val="22"/>
          <w:lang w:eastAsia="en-US"/>
        </w:rPr>
        <w:t xml:space="preserve">Reusable code: none. All routines are local FORMs in ZFI_TDS_CL34_FORMS; no function module or class is created.</w:t>
      </w:r>
    </w:p>
    <w:p>
      <w:pPr>
        <w:pStyle w:val="Normal"/>
        <w:rPr>
          <w:rFonts w:ascii="Arial" w:hAnsi="Arial" w:cs="Arial"/>
          <w:sz w:val="20"/>
          <w:szCs w:val="22"/>
          <w:lang w:eastAsia="en-US"/>
        </w:rPr>
      </w:pPr>
      <w:r>
        <w:rPr>
          <w:rFonts w:cs="Arial" w:ascii="Arial" w:hAnsi="Arial"/>
          <w:sz w:val="20"/>
          <w:szCs w:val="22"/>
          <w:lang w:eastAsia="en-US"/>
        </w:rPr>
      </w:r>
    </w:p>
    <w:p>
      <w:pPr>
        <w:pStyle w:val="Normal"/>
        <w:rPr>
          <w:rFonts w:ascii="Arial" w:hAnsi="Arial" w:cs="Arial"/>
          <w:b/>
          <w:bCs/>
          <w:sz w:val="20"/>
          <w:szCs w:val="22"/>
          <w:lang w:val="en-US" w:eastAsia="en-US"/>
        </w:rPr>
      </w:pPr>
      <w:r>
        <w:rPr>
          <w:rFonts w:cs="Arial" w:ascii="Arial" w:hAnsi="Arial"/>
          <w:b/>
          <w:bCs/>
          <w:sz w:val="20"/>
          <w:szCs w:val="22"/>
          <w:lang w:val="en-US" w:eastAsia="en-US"/>
        </w:rPr>
      </w:r>
    </w:p>
    <w:p>
      <w:pPr>
        <w:pStyle w:val="Normal"/>
        <w:rPr>
          <w:rFonts w:ascii="Arial" w:hAnsi="Arial" w:cs="Arial"/>
          <w:b/>
          <w:bCs/>
          <w:sz w:val="20"/>
          <w:szCs w:val="22"/>
          <w:lang w:val="en-US" w:eastAsia="en-US"/>
        </w:rPr>
      </w:pPr>
      <w:r>
        <w:rPr>
          <w:rFonts w:cs="Arial" w:ascii="Arial" w:hAnsi="Arial"/>
          <w:b/>
          <w:bCs/>
          <w:sz w:val="20"/>
          <w:szCs w:val="22"/>
          <w:lang w:val="en-US" w:eastAsia="en-US"/>
        </w:rPr>
      </w:r>
    </w:p>
    <w:p>
      <w:pPr>
        <w:pStyle w:val="Normal"/>
        <w:rPr>
          <w:rFonts w:ascii="Arial" w:hAnsi="Arial" w:cs="Arial"/>
          <w:sz w:val="20"/>
          <w:szCs w:val="22"/>
          <w:lang w:eastAsia="en-US"/>
        </w:rPr>
      </w:pPr>
      <w:r>
        <w:rPr>
          <w:rFonts w:cs="Arial" w:ascii="Arial" w:hAnsi="Arial"/>
          <w:sz w:val="20"/>
          <w:szCs w:val="22"/>
          <w:lang w:eastAsia="en-US"/>
        </w:rPr>
      </w:r>
    </w:p>
    <w:tbl>
      <w:tblPr>
        <w:tblW w:w="9360" w:type="dxa"/>
        <w:jc w:val="start"/>
        <w:tblInd w:w="108" w:type="dxa"/>
        <w:tblLayout w:type="fixed"/>
        <w:tblCellMar>
          <w:top w:w="0" w:type="dxa"/>
          <w:start w:w="108" w:type="dxa"/>
          <w:bottom w:w="0" w:type="dxa"/>
          <w:end w:w="108" w:type="dxa"/>
        </w:tblCellMar>
      </w:tblPr>
      <w:tblGrid>
        <w:gridCol w:w="9360"/>
      </w:tblGrid>
      <w:tr>
        <w:trPr/>
        <w:tc>
          <w:tcPr>
            <w:tcW w:w="9360" w:type="dxa"/>
            <w:tcBorders>
              <w:top w:val="single" w:sz="12" w:space="0" w:color="000080"/>
              <w:start w:val="single" w:sz="12" w:space="0" w:color="000080"/>
              <w:bottom w:val="single" w:sz="4" w:space="0" w:color="000000"/>
              <w:end w:val="single" w:sz="12" w:space="0" w:color="000080"/>
            </w:tcBorders>
            <w:shd w:fill="CCCCCC" w:val="clear"/>
          </w:tcPr>
          <w:p>
            <w:pPr>
              <w:pStyle w:val="TableHeading"/>
              <w:keepLines/>
              <w:spacing w:before="60" w:after="60"/>
              <w:rPr/>
            </w:pPr>
            <w:r>
              <w:rPr/>
              <w:t>Messages</w:t>
            </w:r>
          </w:p>
        </w:tc>
      </w:tr>
    </w:tbl>
    <w:p>
      <w:pPr>
        <w:pStyle w:val="Normal"/>
        <w:rPr>
          <w:rFonts w:ascii="Arial" w:hAnsi="Arial" w:cs="Arial"/>
          <w:sz w:val="20"/>
          <w:szCs w:val="22"/>
          <w:lang w:eastAsia="en-US"/>
        </w:rPr>
      </w:pPr>
      <w:r>
        <w:rPr>
          <w:rFonts w:cs="Arial" w:ascii="Arial" w:hAnsi="Arial"/>
          <w:sz w:val="20"/>
          <w:szCs w:val="22"/>
          <w:lang w:eastAsia="en-US"/>
        </w:rPr>
      </w:r>
    </w:p>
    <w:tbl>
      <w:tblPr>
        <w:tblW w:w="10762" w:type="dxa"/>
        <w:jc w:val="start"/>
        <w:tblInd w:w="0" w:type="dxa"/>
        <w:tblLayout w:type="fixed"/>
        <w:tblCellMar>
          <w:top w:w="0" w:type="dxa"/>
          <w:start w:w="108" w:type="dxa"/>
          <w:bottom w:w="0" w:type="dxa"/>
          <w:end w:w="108" w:type="dxa"/>
        </w:tblCellMar>
      </w:tblPr>
      <w:tblGrid>
        <w:gridCol w:w="1169"/>
        <w:gridCol w:w="1036"/>
        <w:gridCol w:w="669"/>
        <w:gridCol w:w="3985"/>
        <w:gridCol w:w="3903"/>
      </w:tblGrid>
      <w:tr>
        <w:trPr/>
        <w:tc>
          <w:tcPr>
            <w:tcW w:w="1169" w:type="dxa"/>
            <w:tcBorders>
              <w:top w:val="single" w:sz="4" w:space="0" w:color="000000"/>
              <w:start w:val="single" w:sz="4" w:space="0" w:color="000000"/>
              <w:bottom w:val="single" w:sz="4" w:space="0" w:color="000000"/>
              <w:end w:val="single" w:sz="4" w:space="0" w:color="000000"/>
            </w:tcBorders>
            <w:shd w:fill="C0C0C0" w:val="clear"/>
          </w:tcPr>
          <w:p>
            <w:pPr>
              <w:pStyle w:val="Normal"/>
              <w:spacing w:before="10" w:after="10"/>
              <w:jc w:val="both"/>
              <w:rPr>
                <w:color w:val="000000"/>
                <w:sz w:val="22"/>
                <w:szCs w:val="22"/>
              </w:rPr>
            </w:pPr>
            <w:r>
              <w:rPr>
                <w:color w:val="000000"/>
                <w:sz w:val="22"/>
                <w:szCs w:val="22"/>
              </w:rPr>
              <w:t>Message Class</w:t>
            </w:r>
          </w:p>
        </w:tc>
        <w:tc>
          <w:tcPr>
            <w:tcW w:w="1036" w:type="dxa"/>
            <w:tcBorders>
              <w:top w:val="single" w:sz="4" w:space="0" w:color="000000"/>
              <w:start w:val="single" w:sz="4" w:space="0" w:color="000000"/>
              <w:bottom w:val="single" w:sz="4" w:space="0" w:color="000000"/>
              <w:end w:val="single" w:sz="4" w:space="0" w:color="000000"/>
            </w:tcBorders>
            <w:shd w:fill="C0C0C0" w:val="clear"/>
          </w:tcPr>
          <w:p>
            <w:pPr>
              <w:pStyle w:val="Normal"/>
              <w:spacing w:before="10" w:after="10"/>
              <w:jc w:val="both"/>
              <w:rPr>
                <w:color w:val="000000"/>
                <w:sz w:val="22"/>
                <w:szCs w:val="22"/>
              </w:rPr>
            </w:pPr>
            <w:r>
              <w:rPr>
                <w:color w:val="000000"/>
                <w:sz w:val="22"/>
                <w:szCs w:val="22"/>
              </w:rPr>
              <w:t>Message ID</w:t>
            </w:r>
          </w:p>
        </w:tc>
        <w:tc>
          <w:tcPr>
            <w:tcW w:w="669" w:type="dxa"/>
            <w:tcBorders>
              <w:top w:val="single" w:sz="4" w:space="0" w:color="000000"/>
              <w:start w:val="single" w:sz="4" w:space="0" w:color="000000"/>
              <w:bottom w:val="single" w:sz="4" w:space="0" w:color="000000"/>
              <w:end w:val="single" w:sz="4" w:space="0" w:color="000000"/>
            </w:tcBorders>
            <w:shd w:fill="C0C0C0" w:val="clear"/>
          </w:tcPr>
          <w:p>
            <w:pPr>
              <w:pStyle w:val="Normal"/>
              <w:spacing w:before="10" w:after="10"/>
              <w:jc w:val="both"/>
              <w:rPr>
                <w:color w:val="000000"/>
                <w:sz w:val="22"/>
                <w:szCs w:val="22"/>
              </w:rPr>
            </w:pPr>
            <w:r>
              <w:rPr>
                <w:color w:val="000000"/>
                <w:sz w:val="22"/>
                <w:szCs w:val="22"/>
              </w:rPr>
              <w:t>Err</w:t>
            </w:r>
          </w:p>
          <w:p>
            <w:pPr>
              <w:pStyle w:val="Normal"/>
              <w:spacing w:before="10" w:after="10"/>
              <w:jc w:val="both"/>
              <w:rPr>
                <w:color w:val="000000"/>
                <w:sz w:val="22"/>
                <w:szCs w:val="22"/>
              </w:rPr>
            </w:pPr>
            <w:r>
              <w:rPr>
                <w:color w:val="000000"/>
                <w:sz w:val="22"/>
                <w:szCs w:val="22"/>
              </w:rPr>
              <w:t>Type</w:t>
            </w:r>
          </w:p>
        </w:tc>
        <w:tc>
          <w:tcPr>
            <w:tcW w:w="3985" w:type="dxa"/>
            <w:tcBorders>
              <w:top w:val="single" w:sz="4" w:space="0" w:color="000000"/>
              <w:start w:val="single" w:sz="4" w:space="0" w:color="000000"/>
              <w:bottom w:val="single" w:sz="4" w:space="0" w:color="000000"/>
              <w:end w:val="single" w:sz="4" w:space="0" w:color="000000"/>
            </w:tcBorders>
            <w:shd w:fill="C0C0C0" w:val="clear"/>
          </w:tcPr>
          <w:p>
            <w:pPr>
              <w:pStyle w:val="Normal"/>
              <w:spacing w:before="10" w:after="10"/>
              <w:jc w:val="both"/>
              <w:rPr>
                <w:color w:val="000000"/>
                <w:sz w:val="22"/>
                <w:szCs w:val="22"/>
              </w:rPr>
            </w:pPr>
            <w:r>
              <w:rPr>
                <w:color w:val="000000"/>
                <w:sz w:val="22"/>
                <w:szCs w:val="22"/>
              </w:rPr>
              <w:t>Message Text</w:t>
            </w:r>
          </w:p>
        </w:tc>
        <w:tc>
          <w:tcPr>
            <w:tcW w:w="3903" w:type="dxa"/>
            <w:tcBorders>
              <w:top w:val="single" w:sz="4" w:space="0" w:color="000000"/>
              <w:start w:val="single" w:sz="4" w:space="0" w:color="000000"/>
              <w:bottom w:val="single" w:sz="4" w:space="0" w:color="000000"/>
              <w:end w:val="single" w:sz="4" w:space="0" w:color="000000"/>
            </w:tcBorders>
            <w:shd w:fill="C0C0C0" w:val="clear"/>
          </w:tcPr>
          <w:p>
            <w:pPr>
              <w:pStyle w:val="Normal"/>
              <w:spacing w:before="10" w:after="10"/>
              <w:jc w:val="both"/>
              <w:rPr>
                <w:color w:val="000000"/>
                <w:sz w:val="22"/>
                <w:szCs w:val="22"/>
              </w:rPr>
            </w:pPr>
            <w:r>
              <w:rPr>
                <w:color w:val="000000"/>
                <w:sz w:val="22"/>
                <w:szCs w:val="22"/>
              </w:rPr>
              <w:t>Corrective action</w:t>
            </w:r>
          </w:p>
        </w:tc>
      </w:tr>
      <w:tr>
        <w:trPr/>
        <w:tc>
          <w:tcPr>
            <w:tcW w:w="11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1036"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E</w:t>
            </w:r>
          </w:p>
        </w:tc>
        <w:tc>
          <w:tcPr>
            <w:tcW w:w="3985"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No company code of the selection exists in T001</w:t>
            </w:r>
          </w:p>
        </w:tc>
        <w:tc>
          <w:tcPr>
            <w:tcW w:w="3903"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Enter a valid company code</w:t>
            </w:r>
          </w:p>
        </w:tc>
      </w:tr>
      <w:tr>
        <w:trPr/>
        <w:tc>
          <w:tcPr>
            <w:tcW w:w="11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1036"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E</w:t>
            </w:r>
          </w:p>
        </w:tc>
        <w:tc>
          <w:tcPr>
            <w:tcW w:w="3985"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Company code &lt;BUKRS&gt; does not exist</w:t>
            </w:r>
          </w:p>
        </w:tc>
        <w:tc>
          <w:tcPr>
            <w:tcW w:w="3903"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Correct the company code</w:t>
            </w:r>
          </w:p>
        </w:tc>
      </w:tr>
      <w:tr>
        <w:trPr/>
        <w:tc>
          <w:tcPr>
            <w:tcW w:w="11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1036"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E</w:t>
            </w:r>
          </w:p>
        </w:tc>
        <w:tc>
          <w:tcPr>
            <w:tcW w:w="3985"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No display authorisation for company code &lt;BUKRS&gt;</w:t>
            </w:r>
          </w:p>
        </w:tc>
        <w:tc>
          <w:tcPr>
            <w:tcW w:w="3903"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Request F_BKPF_BUK, activity 03</w:t>
            </w:r>
          </w:p>
        </w:tc>
      </w:tr>
      <w:tr>
        <w:trPr/>
        <w:tc>
          <w:tcPr>
            <w:tcW w:w="11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1036"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E</w:t>
            </w:r>
          </w:p>
        </w:tc>
        <w:tc>
          <w:tcPr>
            <w:tcW w:w="3985"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Fiscal year lies more than one year in the future</w:t>
            </w:r>
          </w:p>
        </w:tc>
        <w:tc>
          <w:tcPr>
            <w:tcW w:w="3903"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Correct the fiscal year</w:t>
            </w:r>
          </w:p>
        </w:tc>
      </w:tr>
      <w:tr>
        <w:trPr/>
        <w:tc>
          <w:tcPr>
            <w:tcW w:w="11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1036"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E</w:t>
            </w:r>
          </w:p>
        </w:tc>
        <w:tc>
          <w:tcPr>
            <w:tcW w:w="3985"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Posting date To must not be earlier than From</w:t>
            </w:r>
          </w:p>
        </w:tc>
        <w:tc>
          <w:tcPr>
            <w:tcW w:w="3903"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Correct the date range</w:t>
            </w:r>
          </w:p>
        </w:tc>
      </w:tr>
      <w:tr>
        <w:trPr/>
        <w:tc>
          <w:tcPr>
            <w:tcW w:w="11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1036"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S (as E)</w:t>
            </w:r>
          </w:p>
        </w:tc>
        <w:tc>
          <w:tcPr>
            <w:tcW w:w="3985"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No display authorisation for company code &lt;BUKRS&gt; (background run)</w:t>
            </w:r>
          </w:p>
        </w:tc>
        <w:tc>
          <w:tcPr>
            <w:tcW w:w="3903"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As above; run stops</w:t>
            </w:r>
          </w:p>
        </w:tc>
      </w:tr>
      <w:tr>
        <w:trPr/>
        <w:tc>
          <w:tcPr>
            <w:tcW w:w="11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1036"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S (as W)</w:t>
            </w:r>
          </w:p>
        </w:tc>
        <w:tc>
          <w:tcPr>
            <w:tcW w:w="3985"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No TDS documents found for the given selection</w:t>
            </w:r>
          </w:p>
        </w:tc>
        <w:tc>
          <w:tcPr>
            <w:tcW w:w="3903"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Widen the selection</w:t>
            </w:r>
          </w:p>
        </w:tc>
      </w:tr>
      <w:tr>
        <w:trPr/>
        <w:tc>
          <w:tcPr>
            <w:tcW w:w="11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1036"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S (as W)</w:t>
            </w:r>
          </w:p>
        </w:tc>
        <w:tc>
          <w:tcPr>
            <w:tcW w:w="3985"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GL could not be derived for &lt;n&gt; document(s) / not unique for &lt;n&gt; / &lt;n&gt; item(s) skipped, with reasons</w:t>
            </w:r>
          </w:p>
        </w:tc>
        <w:tc>
          <w:tcPr>
            <w:tcW w:w="3903"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Check the documents named in the reason; F and G are blank for them</w:t>
            </w:r>
          </w:p>
        </w:tc>
      </w:tr>
      <w:tr>
        <w:trPr/>
        <w:tc>
          <w:tcPr>
            <w:tcW w:w="11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1036"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S</w:t>
            </w:r>
          </w:p>
        </w:tc>
        <w:tc>
          <w:tcPr>
            <w:tcW w:w="3985"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Enter Company Code and Fiscal Year, then press F4</w:t>
            </w:r>
          </w:p>
        </w:tc>
        <w:tc>
          <w:tcPr>
            <w:tcW w:w="3903"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Fill both fields before F4 on Section Code</w:t>
            </w:r>
          </w:p>
        </w:tc>
      </w:tr>
      <w:tr>
        <w:trPr/>
        <w:tc>
          <w:tcPr>
            <w:tcW w:w="11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1036"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S</w:t>
            </w:r>
          </w:p>
        </w:tc>
        <w:tc>
          <w:tcPr>
            <w:tcW w:w="3985"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No TDS document in this company code and year has a section</w:t>
            </w:r>
          </w:p>
        </w:tc>
        <w:tc>
          <w:tcPr>
            <w:tcW w:w="3903"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Information only</w:t>
            </w:r>
          </w:p>
        </w:tc>
      </w:tr>
      <w:tr>
        <w:trPr/>
        <w:tc>
          <w:tcPr>
            <w:tcW w:w="11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1036"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w:t>
            </w:r>
          </w:p>
        </w:tc>
        <w:tc>
          <w:tcPr>
            <w:tcW w:w="669"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S (as E)</w:t>
            </w:r>
          </w:p>
        </w:tc>
        <w:tc>
          <w:tcPr>
            <w:tcW w:w="3985"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ALV error text (CX_SALV_*)</w:t>
            </w:r>
          </w:p>
        </w:tc>
        <w:tc>
          <w:tcPr>
            <w:tcW w:w="3903" w:type="dxa"/>
            <w:tcBorders>
              <w:top w:val="single" w:sz="4" w:space="0" w:color="000000"/>
              <w:start w:val="single" w:sz="4" w:space="0" w:color="000000"/>
              <w:bottom w:val="single" w:sz="4" w:space="0" w:color="000000"/>
              <w:end w:val="single" w:sz="4" w:space="0" w:color="000000"/>
            </w:tcBorders>
          </w:tcPr>
          <w:p>
            <w:pPr>
              <w:pStyle w:val="Normal"/>
              <w:snapToGrid w:val="false"/>
              <w:spacing w:before="10" w:after="10"/>
              <w:jc w:val="both"/>
              <w:rPr>
                <w:color w:val="000000"/>
                <w:sz w:val="22"/>
                <w:szCs w:val="22"/>
              </w:rPr>
            </w:pPr>
            <w:r>
              <w:rPr>
                <w:color w:val="000000"/>
                <w:sz w:val="22"/>
                <w:szCs w:val="22"/>
              </w:rPr>
              <w:t xml:space="preserve">Report to ABAP team</w:t>
            </w:r>
          </w:p>
        </w:tc>
      </w:tr>
    </w:tbl>
    <w:p>
      <w:pPr>
        <w:pStyle w:val="Normal"/>
        <w:spacing w:before="40" w:after="40"/>
      </w:pPr>
      <w:r>
        <w:rPr>
          <w:rFonts w:ascii="Arial" w:hAnsi="Arial" w:cs="Arial"/>
          <w:lang w:val="en-US" w:eastAsia="en-US"/>
          <w:sz w:val="20"/>
          <w:szCs w:val="20"/>
        </w:rPr>
        <w:t xml:space="preserve">Messages are text literals; no message class is created.</w:t>
      </w:r>
    </w:p>
    <w:p>
      <w:pPr>
        <w:pStyle w:val="Normal"/>
        <w:tabs>
          <w:tab w:val="clear" w:pos="709"/>
          <w:tab w:val="left" w:pos="4440" w:leader="none"/>
        </w:tabs>
        <w:rPr>
          <w:rFonts w:ascii="Arial" w:hAnsi="Arial" w:cs="Arial"/>
          <w:sz w:val="20"/>
          <w:szCs w:val="22"/>
          <w:lang w:eastAsia="en-US"/>
        </w:rPr>
      </w:pPr>
      <w:r>
        <w:rPr>
          <w:rFonts w:cs="Arial" w:ascii="Arial" w:hAnsi="Arial"/>
          <w:sz w:val="20"/>
          <w:szCs w:val="22"/>
          <w:lang w:eastAsia="en-US"/>
        </w:rPr>
      </w:r>
    </w:p>
    <w:p>
      <w:pPr>
        <w:pStyle w:val="Normal"/>
        <w:rPr>
          <w:rFonts w:ascii="Arial" w:hAnsi="Arial" w:cs="Arial"/>
          <w:sz w:val="20"/>
          <w:szCs w:val="22"/>
          <w:lang w:eastAsia="en-US"/>
        </w:rPr>
      </w:pPr>
      <w:r>
        <w:rPr>
          <w:rFonts w:cs="Arial" w:ascii="Arial" w:hAnsi="Arial"/>
          <w:sz w:val="20"/>
          <w:szCs w:val="22"/>
          <w:lang w:eastAsia="en-US"/>
        </w:rPr>
      </w:r>
    </w:p>
    <w:p>
      <w:pPr>
        <w:pStyle w:val="02Headline"/>
        <w:numPr>
          <w:ilvl w:val="0"/>
          <w:numId w:val="2"/>
        </w:numPr>
        <w:rPr>
          <w:color w:val="000000"/>
          <w:sz w:val="24"/>
          <w:szCs w:val="24"/>
        </w:rPr>
      </w:pPr>
      <w:bookmarkStart w:id="11" w:name="__RefHeading___Toc524448035"/>
      <w:bookmarkEnd w:id="11"/>
      <w:r>
        <w:rPr>
          <w:color w:val="000000"/>
          <w:sz w:val="24"/>
          <w:szCs w:val="24"/>
        </w:rPr>
        <w:t>Unit test plan</w:t>
      </w:r>
    </w:p>
    <w:p>
      <w:pPr>
        <w:pStyle w:val="Normal"/>
        <w:rPr>
          <w:rFonts w:ascii="Arial" w:hAnsi="Arial" w:cs="Arial"/>
          <w:color w:val="000000"/>
          <w:sz w:val="20"/>
          <w:szCs w:val="22"/>
          <w:lang w:eastAsia="en-US"/>
        </w:rPr>
      </w:pPr>
      <w:r>
        <w:rPr>
          <w:rFonts w:cs="Arial" w:ascii="Arial" w:hAnsi="Arial"/>
          <w:color w:val="000000"/>
          <w:sz w:val="20"/>
          <w:szCs w:val="22"/>
          <w:lang w:eastAsia="en-US"/>
        </w:rPr>
      </w:r>
    </w:p>
    <w:tbl>
      <w:tblPr>
        <w:tblW w:w="9360" w:type="dxa"/>
        <w:jc w:val="start"/>
        <w:tblInd w:w="108" w:type="dxa"/>
        <w:tblLayout w:type="fixed"/>
        <w:tblCellMar>
          <w:top w:w="0" w:type="dxa"/>
          <w:start w:w="108" w:type="dxa"/>
          <w:bottom w:w="0" w:type="dxa"/>
          <w:end w:w="108" w:type="dxa"/>
        </w:tblCellMar>
      </w:tblPr>
      <w:tblGrid>
        <w:gridCol w:w="9360"/>
      </w:tblGrid>
      <w:tr>
        <w:trPr/>
        <w:tc>
          <w:tcPr>
            <w:tcW w:w="9360" w:type="dxa"/>
            <w:tcBorders>
              <w:top w:val="single" w:sz="12" w:space="0" w:color="000080"/>
              <w:start w:val="single" w:sz="12" w:space="0" w:color="000080"/>
              <w:bottom w:val="single" w:sz="4" w:space="0" w:color="000000"/>
              <w:end w:val="single" w:sz="12" w:space="0" w:color="000080"/>
            </w:tcBorders>
            <w:shd w:fill="CCCCCC" w:val="clear"/>
          </w:tcPr>
          <w:p>
            <w:pPr>
              <w:pStyle w:val="TableHeading"/>
              <w:keepLines/>
              <w:spacing w:before="60" w:after="60"/>
              <w:rPr/>
            </w:pPr>
            <w:r>
              <w:rPr/>
              <w:t xml:space="preserve">Unit Test Plan  </w:t>
            </w:r>
          </w:p>
        </w:tc>
      </w:tr>
    </w:tbl>
    <w:p>
      <w:pPr>
        <w:pStyle w:val="Normal"/>
        <w:rPr>
          <w:rFonts w:ascii="Arial" w:hAnsi="Arial" w:cs="Arial"/>
          <w:sz w:val="20"/>
          <w:szCs w:val="22"/>
          <w:lang w:eastAsia="en-US"/>
        </w:rPr>
      </w:pPr>
      <w:r>
        <w:rPr>
          <w:rFonts w:cs="Arial" w:ascii="Arial" w:hAnsi="Arial"/>
          <w:sz w:val="20"/>
          <w:szCs w:val="22"/>
          <w:lang w:eastAsia="en-US"/>
        </w:rPr>
      </w:r>
    </w:p>
    <w:tbl>
      <w:tblPr>
        <w:tblW w:w="9446" w:type="dxa"/>
        <w:jc w:val="start"/>
        <w:tblInd w:w="0" w:type="dxa"/>
        <w:tblLayout w:type="fixed"/>
        <w:tblCellMar>
          <w:top w:w="0" w:type="dxa"/>
          <w:start w:w="108" w:type="dxa"/>
          <w:bottom w:w="0" w:type="dxa"/>
          <w:end w:w="108" w:type="dxa"/>
        </w:tblCellMar>
      </w:tblPr>
      <w:tblGrid>
        <w:gridCol w:w="420"/>
        <w:gridCol w:w="3100"/>
        <w:gridCol w:w="3300"/>
        <w:gridCol w:w="1330"/>
        <w:gridCol w:w="1296"/>
      </w:tblGrid>
      <w:tr>
        <w:trPr>
          <w:tblHeader/>
        </w:trPr>
        <w:tc>
          <w:tcPr>
            <w:tcW w:w="420" w:type="dxa"/>
            <w:tcBorders>
              <w:top w:val="single" w:sz="4" w:space="0" w:color="000000"/>
              <w:start w:val="single" w:sz="4" w:space="0" w:color="000000"/>
              <w:bottom w:val="single" w:sz="4" w:space="0" w:color="000000"/>
              <w:end w:val="single" w:sz="4" w:space="0" w:color="000000"/>
            </w:tcBorders>
            <w:shd w:val="clear" w:color="auto" w:fill="D9D9D9"/>
          </w:tcPr>
          <w:p>
            <w:pPr>
              <w:pStyle w:val="Normal"/>
              <w:spacing w:before="20" w:after="20"/>
            </w:pPr>
            <w:r>
              <w:rPr>
                <w:rFonts w:ascii="Arial" w:hAnsi="Arial" w:cs="Arial"/>
                <w:b/>
                <w:bCs/>
                <w:lang w:val="en-US" w:eastAsia="en-US"/>
                <w:sz w:val="16"/>
                <w:szCs w:val="16"/>
              </w:rPr>
              <w:t xml:space="preserve">#</w:t>
            </w:r>
          </w:p>
        </w:tc>
        <w:tc>
          <w:tcPr>
            <w:tcW w:w="3100" w:type="dxa"/>
            <w:tcBorders>
              <w:top w:val="single" w:sz="4" w:space="0" w:color="000000"/>
              <w:start w:val="single" w:sz="4" w:space="0" w:color="000000"/>
              <w:bottom w:val="single" w:sz="4" w:space="0" w:color="000000"/>
              <w:end w:val="single" w:sz="4" w:space="0" w:color="000000"/>
            </w:tcBorders>
            <w:shd w:val="clear" w:color="auto" w:fill="D9D9D9"/>
          </w:tcPr>
          <w:p>
            <w:pPr>
              <w:pStyle w:val="Normal"/>
              <w:spacing w:before="20" w:after="20"/>
            </w:pPr>
            <w:r>
              <w:rPr>
                <w:rFonts w:ascii="Arial" w:hAnsi="Arial" w:cs="Arial"/>
                <w:b/>
                <w:bCs/>
                <w:lang w:val="en-US" w:eastAsia="en-US"/>
                <w:sz w:val="16"/>
                <w:szCs w:val="16"/>
              </w:rPr>
              <w:t xml:space="preserve">Scenario</w:t>
            </w:r>
          </w:p>
        </w:tc>
        <w:tc>
          <w:tcPr>
            <w:tcW w:w="3300" w:type="dxa"/>
            <w:tcBorders>
              <w:top w:val="single" w:sz="4" w:space="0" w:color="000000"/>
              <w:start w:val="single" w:sz="4" w:space="0" w:color="000000"/>
              <w:bottom w:val="single" w:sz="4" w:space="0" w:color="000000"/>
              <w:end w:val="single" w:sz="4" w:space="0" w:color="000000"/>
            </w:tcBorders>
            <w:shd w:val="clear" w:color="auto" w:fill="D9D9D9"/>
          </w:tcPr>
          <w:p>
            <w:pPr>
              <w:pStyle w:val="Normal"/>
              <w:spacing w:before="20" w:after="20"/>
            </w:pPr>
            <w:r>
              <w:rPr>
                <w:rFonts w:ascii="Arial" w:hAnsi="Arial" w:cs="Arial"/>
                <w:b/>
                <w:bCs/>
                <w:lang w:val="en-US" w:eastAsia="en-US"/>
                <w:sz w:val="16"/>
                <w:szCs w:val="16"/>
              </w:rPr>
              <w:t xml:space="preserve">Expected result</w:t>
            </w:r>
          </w:p>
        </w:tc>
        <w:tc>
          <w:tcPr>
            <w:tcW w:w="1330" w:type="dxa"/>
            <w:tcBorders>
              <w:top w:val="single" w:sz="4" w:space="0" w:color="000000"/>
              <w:start w:val="single" w:sz="4" w:space="0" w:color="000000"/>
              <w:bottom w:val="single" w:sz="4" w:space="0" w:color="000000"/>
              <w:end w:val="single" w:sz="4" w:space="0" w:color="000000"/>
            </w:tcBorders>
            <w:shd w:val="clear" w:color="auto" w:fill="D9D9D9"/>
          </w:tcPr>
          <w:p>
            <w:pPr>
              <w:pStyle w:val="Normal"/>
              <w:spacing w:before="20" w:after="20"/>
            </w:pPr>
            <w:r>
              <w:rPr>
                <w:rFonts w:ascii="Arial" w:hAnsi="Arial" w:cs="Arial"/>
                <w:b/>
                <w:bCs/>
                <w:lang w:val="en-US" w:eastAsia="en-US"/>
                <w:sz w:val="16"/>
                <w:szCs w:val="16"/>
              </w:rPr>
              <w:t xml:space="preserve">Result</w:t>
            </w:r>
          </w:p>
        </w:tc>
        <w:tc>
          <w:tcPr>
            <w:tcW w:w="1296" w:type="dxa"/>
            <w:tcBorders>
              <w:top w:val="single" w:sz="4" w:space="0" w:color="000000"/>
              <w:start w:val="single" w:sz="4" w:space="0" w:color="000000"/>
              <w:bottom w:val="single" w:sz="4" w:space="0" w:color="000000"/>
              <w:end w:val="single" w:sz="4" w:space="0" w:color="000000"/>
            </w:tcBorders>
            <w:shd w:val="clear" w:color="auto" w:fill="D9D9D9"/>
          </w:tcPr>
          <w:p>
            <w:pPr>
              <w:pStyle w:val="Normal"/>
              <w:spacing w:before="20" w:after="20"/>
            </w:pPr>
            <w:r>
              <w:rPr>
                <w:rFonts w:ascii="Arial" w:hAnsi="Arial" w:cs="Arial"/>
                <w:b/>
                <w:bCs/>
                <w:lang w:val="en-US" w:eastAsia="en-US"/>
                <w:sz w:val="16"/>
                <w:szCs w:val="16"/>
              </w:rPr>
              <w:t xml:space="preserve">Date</w:t>
            </w:r>
          </w:p>
        </w:tc>
      </w:tr>
      <w:tr>
        <w:tc>
          <w:tcPr>
            <w:tcW w:w="42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1</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Company code 1000, FY 2026, full-year posting range</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One row per document and tax code; Sr continuous; amounts reconcile</w:t>
            </w:r>
          </w:p>
        </w:tc>
        <w:tc>
          <w:tcPr>
            <w:tcW w:w="133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Passed – 49 rows</w:t>
            </w:r>
          </w:p>
        </w:tc>
        <w:tc>
          <w:tcPr>
            <w:tcW w:w="129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27.08.2026</w:t>
            </w:r>
          </w:p>
        </w:tc>
      </w:tr>
      <w:tr>
        <w:tc>
          <w:tcPr>
            <w:tcW w:w="42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2</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Second company code, same selection</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All rows reconcile, no GL gap</w:t>
            </w:r>
          </w:p>
        </w:tc>
        <w:tc>
          <w:tcPr>
            <w:tcW w:w="133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Passed – 17 rows</w:t>
            </w:r>
          </w:p>
        </w:tc>
        <w:tc>
          <w:tcPr>
            <w:tcW w:w="129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27.08.2026</w:t>
            </w:r>
          </w:p>
        </w:tc>
      </w:tr>
      <w:tr>
        <w:tc>
          <w:tcPr>
            <w:tcW w:w="42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3</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Direct FI invoice with TDS</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F / G from GHKON of the WIT line</w:t>
            </w:r>
          </w:p>
        </w:tc>
        <w:tc>
          <w:tcPr>
            <w:tcW w:w="133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Passed</w:t>
            </w:r>
          </w:p>
        </w:tc>
        <w:tc>
          <w:tcPr>
            <w:tcW w:w="129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27.08.2026</w:t>
            </w:r>
          </w:p>
        </w:tc>
      </w:tr>
      <w:tr>
        <w:tc>
          <w:tcPr>
            <w:tcW w:w="42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4</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MIRO invoice, stock material</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F from T030 BSX for the BKLAS (e.g. 5110000001 → 33010001)</w:t>
            </w:r>
          </w:p>
        </w:tc>
        <w:tc>
          <w:tcPr>
            <w:tcW w:w="133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Passed</w:t>
            </w:r>
          </w:p>
        </w:tc>
        <w:tc>
          <w:tcPr>
            <w:tcW w:w="129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27.08.2026</w:t>
            </w:r>
          </w:p>
        </w:tc>
      </w:tr>
      <w:tr>
        <w:tc>
          <w:tcPr>
            <w:tcW w:w="42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5</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MIRO invoice, account-assigned PO item</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F = EKKN-SAKTO (e.g. 60020201, WBS)</w:t>
            </w:r>
          </w:p>
        </w:tc>
        <w:tc>
          <w:tcPr>
            <w:tcW w:w="133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Passed</w:t>
            </w:r>
          </w:p>
        </w:tc>
        <w:tc>
          <w:tcPr>
            <w:tcW w:w="129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27.08.2026</w:t>
            </w:r>
          </w:p>
        </w:tc>
      </w:tr>
      <w:tr>
        <w:tc>
          <w:tcPr>
            <w:tcW w:w="42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6</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Document without WIT line (1700000053)</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F = vendor line GHKON (62210005)</w:t>
            </w:r>
          </w:p>
        </w:tc>
        <w:tc>
          <w:tcPr>
            <w:tcW w:w="133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Pending retest</w:t>
            </w:r>
          </w:p>
        </w:tc>
        <w:tc>
          <w:tcPr>
            <w:tcW w:w="129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
            </w:r>
          </w:p>
        </w:tc>
      </w:tr>
      <w:tr>
        <w:tc>
          <w:tcPr>
            <w:tcW w:w="42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7</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Item status V / D / M / S</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Item not on the list</w:t>
            </w:r>
          </w:p>
        </w:tc>
        <w:tc>
          <w:tcPr>
            <w:tcW w:w="133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Pending</w:t>
            </w:r>
          </w:p>
        </w:tc>
        <w:tc>
          <w:tcPr>
            <w:tcW w:w="129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
            </w:r>
          </w:p>
        </w:tc>
      </w:tr>
      <w:tr>
        <w:tc>
          <w:tcPr>
            <w:tcW w:w="42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8</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Down payment with cleared withholding</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Item not on the list</w:t>
            </w:r>
          </w:p>
        </w:tc>
        <w:tc>
          <w:tcPr>
            <w:tcW w:w="133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Pending</w:t>
            </w:r>
          </w:p>
        </w:tc>
        <w:tc>
          <w:tcPr>
            <w:tcW w:w="129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
            </w:r>
          </w:p>
        </w:tc>
      </w:tr>
      <w:tr>
        <w:tc>
          <w:tcPr>
            <w:tcW w:w="42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9</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Two items, same document and tax code</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One row, base and TDS summed</w:t>
            </w:r>
          </w:p>
        </w:tc>
        <w:tc>
          <w:tcPr>
            <w:tcW w:w="133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Pending</w:t>
            </w:r>
          </w:p>
        </w:tc>
        <w:tc>
          <w:tcPr>
            <w:tcW w:w="129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
            </w:r>
          </w:p>
        </w:tc>
      </w:tr>
      <w:tr>
        <w:tc>
          <w:tcPr>
            <w:tcW w:w="42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10</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Invoice and down payment / payment</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Credit negative with Z = H, debit positive with Z = S</w:t>
            </w:r>
          </w:p>
        </w:tc>
        <w:tc>
          <w:tcPr>
            <w:tcW w:w="133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Passed</w:t>
            </w:r>
          </w:p>
        </w:tc>
        <w:tc>
          <w:tcPr>
            <w:tcW w:w="129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07.09.2026</w:t>
            </w:r>
          </w:p>
        </w:tc>
      </w:tr>
      <w:tr>
        <w:tc>
          <w:tcPr>
            <w:tcW w:w="42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11</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Section Code 194C entered</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Only rows with column H = 194C</w:t>
            </w:r>
          </w:p>
        </w:tc>
        <w:tc>
          <w:tcPr>
            <w:tcW w:w="133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Pending</w:t>
            </w:r>
          </w:p>
        </w:tc>
        <w:tc>
          <w:tcPr>
            <w:tcW w:w="129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
            </w:r>
          </w:p>
        </w:tc>
      </w:tr>
      <w:tr>
        <w:tc>
          <w:tcPr>
            <w:tcW w:w="42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12</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Vendor typed without leading zeros</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Converted; F4 available</w:t>
            </w:r>
          </w:p>
        </w:tc>
        <w:tc>
          <w:tcPr>
            <w:tcW w:w="133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Pending</w:t>
            </w:r>
          </w:p>
        </w:tc>
        <w:tc>
          <w:tcPr>
            <w:tcW w:w="129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
            </w:r>
          </w:p>
        </w:tc>
      </w:tr>
      <w:tr>
        <w:tc>
          <w:tcPr>
            <w:tcW w:w="42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13</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Selection with no data</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Message "No TDS documents found for the given selection"</w:t>
            </w:r>
          </w:p>
        </w:tc>
        <w:tc>
          <w:tcPr>
            <w:tcW w:w="133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Pending</w:t>
            </w:r>
          </w:p>
        </w:tc>
        <w:tc>
          <w:tcPr>
            <w:tcW w:w="129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
            </w:r>
          </w:p>
        </w:tc>
      </w:tr>
      <w:tr>
        <w:tc>
          <w:tcPr>
            <w:tcW w:w="42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14</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Posting date To before From / unknown company code / FY + 2</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Error on the selection screen</w:t>
            </w:r>
          </w:p>
        </w:tc>
        <w:tc>
          <w:tcPr>
            <w:tcW w:w="133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Pending</w:t>
            </w:r>
          </w:p>
        </w:tc>
        <w:tc>
          <w:tcPr>
            <w:tcW w:w="129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
            </w:r>
          </w:p>
        </w:tc>
      </w:tr>
      <w:tr>
        <w:tc>
          <w:tcPr>
            <w:tcW w:w="42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15</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User without F_BKPF_BUK for the company code</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Error; in background the run stops with a message</w:t>
            </w:r>
          </w:p>
        </w:tc>
        <w:tc>
          <w:tcPr>
            <w:tcW w:w="133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Pending</w:t>
            </w:r>
          </w:p>
        </w:tc>
        <w:tc>
          <w:tcPr>
            <w:tcW w:w="129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
            </w:r>
          </w:p>
        </w:tc>
      </w:tr>
      <w:tr>
        <w:tc>
          <w:tcPr>
            <w:tcW w:w="42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16</w:t>
            </w:r>
          </w:p>
        </w:tc>
        <w:tc>
          <w:tcPr>
            <w:tcW w:w="31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Background run with a variant</w:t>
            </w:r>
          </w:p>
        </w:tc>
        <w:tc>
          <w:tcPr>
            <w:tcW w:w="33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List in spool</w:t>
            </w:r>
          </w:p>
        </w:tc>
        <w:tc>
          <w:tcPr>
            <w:tcW w:w="133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Pending</w:t>
            </w:r>
          </w:p>
        </w:tc>
        <w:tc>
          <w:tcPr>
            <w:tcW w:w="129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
            </w:r>
          </w:p>
        </w:tc>
      </w:tr>
    </w:tbl>
    <w:p>
      <w:pPr>
        <w:pStyle w:val="ABLOCKPARA"/>
        <w:rPr>
          <w:rFonts w:cs="Times New Roman"/>
          <w:szCs w:val="22"/>
        </w:rPr>
      </w:pPr>
      <w:r>
        <w:rPr>
          <w:rFonts w:cs="Times New Roman"/>
          <w:szCs w:val="22"/>
        </w:rPr>
      </w:r>
    </w:p>
    <w:p>
      <w:pPr>
        <w:pStyle w:val="Normal"/>
        <w:spacing w:before="40" w:after="40"/>
      </w:pPr>
      <w:r>
        <w:rPr>
          <w:rFonts w:ascii="Arial" w:hAnsi="Arial" w:cs="Arial"/>
          <w:lang w:val="en-US" w:eastAsia="en-US"/>
          <w:sz w:val="20"/>
          <w:szCs w:val="20"/>
        </w:rPr>
        <w:t xml:space="preserve">Rows 1–5 and 10 were run on the development system with live data. The rest are to be executed before transport to QA.</w:t>
      </w:r>
    </w:p>
    <w:p>
      <w:pPr>
        <w:pStyle w:val="ABLOCKPARA"/>
        <w:rPr>
          <w:rFonts w:cs="Times New Roman"/>
          <w:szCs w:val="22"/>
        </w:rPr>
      </w:pPr>
      <w:r>
        <w:rPr>
          <w:rFonts w:cs="Times New Roman"/>
          <w:szCs w:val="22"/>
        </w:rPr>
      </w:r>
    </w:p>
    <w:p>
      <w:pPr>
        <w:pStyle w:val="Normal"/>
        <w:jc w:val="both"/>
        <w:rPr>
          <w:rFonts w:ascii="Arial" w:hAnsi="Arial" w:cs="Arial"/>
          <w:bCs/>
          <w:szCs w:val="22"/>
          <w:ins w:id="3" w:author="Kumari, Suneena" w:date="2024-01-30T10:47:00Z"/>
        </w:rPr>
      </w:pPr>
      <w:ins w:id="2" w:author="Kumari, Suneena" w:date="2024-01-30T10:47:00Z">
        <w:r>
          <w:rPr>
            <w:rFonts w:cs="Arial" w:ascii="Arial" w:hAnsi="Arial"/>
            <w:bCs/>
            <w:szCs w:val="22"/>
          </w:rPr>
        </w:r>
      </w:ins>
    </w:p>
    <w:p>
      <w:pPr>
        <w:pStyle w:val="Normal"/>
        <w:rPr>
          <w:rFonts w:ascii="Arial" w:hAnsi="Arial" w:cs="Arial"/>
          <w:bCs/>
          <w:sz w:val="20"/>
          <w:szCs w:val="22"/>
          <w:lang w:eastAsia="en-US"/>
        </w:rPr>
      </w:pPr>
      <w:r>
        <w:rPr>
          <w:rFonts w:cs="Arial" w:ascii="Arial" w:hAnsi="Arial"/>
          <w:bCs/>
          <w:sz w:val="20"/>
          <w:szCs w:val="22"/>
          <w:lang w:eastAsia="en-US"/>
        </w:rPr>
      </w:r>
    </w:p>
    <w:tbl>
      <w:tblPr>
        <w:tblW w:w="9360" w:type="dxa"/>
        <w:jc w:val="start"/>
        <w:tblInd w:w="108" w:type="dxa"/>
        <w:tblLayout w:type="fixed"/>
        <w:tblCellMar>
          <w:top w:w="0" w:type="dxa"/>
          <w:start w:w="108" w:type="dxa"/>
          <w:bottom w:w="0" w:type="dxa"/>
          <w:end w:w="108" w:type="dxa"/>
        </w:tblCellMar>
      </w:tblPr>
      <w:tblGrid>
        <w:gridCol w:w="9360"/>
      </w:tblGrid>
      <w:tr>
        <w:trPr/>
        <w:tc>
          <w:tcPr>
            <w:tcW w:w="9360" w:type="dxa"/>
            <w:tcBorders>
              <w:top w:val="single" w:sz="12" w:space="0" w:color="000080"/>
              <w:start w:val="single" w:sz="12" w:space="0" w:color="000080"/>
              <w:bottom w:val="single" w:sz="12" w:space="0" w:color="000080"/>
              <w:end w:val="single" w:sz="12" w:space="0" w:color="000080"/>
            </w:tcBorders>
            <w:shd w:fill="CCCCCC" w:val="clear"/>
          </w:tcPr>
          <w:p>
            <w:pPr>
              <w:pStyle w:val="TableHeading"/>
              <w:keepLines/>
              <w:spacing w:before="60" w:after="60"/>
              <w:rPr/>
            </w:pPr>
            <w:r>
              <w:rPr/>
              <w:t>Related Documentation (attach OSS notes, emails, download of existing report, etc)</w:t>
            </w:r>
          </w:p>
        </w:tc>
      </w:tr>
    </w:tbl>
    <w:p>
      <w:pPr>
        <w:pStyle w:val="BodyText"/>
        <w:rPr/>
      </w:pPr>
      <w:r>
        <w:rPr/>
      </w:r>
    </w:p>
    <w:tbl>
      <w:tblPr>
        <w:tblW w:w="5688" w:type="dxa"/>
        <w:jc w:val="start"/>
        <w:tblInd w:w="720" w:type="dxa"/>
        <w:tblLayout w:type="fixed"/>
        <w:tblCellMar>
          <w:top w:w="0" w:type="dxa"/>
          <w:start w:w="108" w:type="dxa"/>
          <w:bottom w:w="0" w:type="dxa"/>
          <w:end w:w="108" w:type="dxa"/>
        </w:tblCellMar>
      </w:tblPr>
      <w:tblGrid>
        <w:gridCol w:w="2538"/>
        <w:gridCol w:w="3150"/>
      </w:tblGrid>
      <w:tr>
        <w:trPr/>
        <w:tc>
          <w:tcPr>
            <w:tcW w:w="2538" w:type="dxa"/>
            <w:tcBorders>
              <w:top w:val="single" w:sz="4" w:space="0" w:color="000000"/>
              <w:start w:val="single" w:sz="4" w:space="0" w:color="000000"/>
              <w:bottom w:val="single" w:sz="4" w:space="0" w:color="000000"/>
              <w:end w:val="single" w:sz="4" w:space="0" w:color="000000"/>
            </w:tcBorders>
          </w:tcPr>
          <w:p>
            <w:pPr>
              <w:pStyle w:val="BodyText"/>
              <w:snapToGrid w:val="false"/>
              <w:spacing w:before="120" w:after="120"/>
              <w:ind w:start="0" w:end="0"/>
              <w:rPr/>
            </w:pPr>
            <w:r>
              <w:rPr/>
              <w:t xml:space="preserve">Functional Specification</w:t>
            </w:r>
          </w:p>
        </w:tc>
        <w:tc>
          <w:tcPr>
            <w:tcW w:w="3150" w:type="dxa"/>
            <w:tcBorders>
              <w:top w:val="single" w:sz="4" w:space="0" w:color="000000"/>
              <w:start w:val="single" w:sz="4" w:space="0" w:color="000000"/>
              <w:bottom w:val="single" w:sz="4" w:space="0" w:color="000000"/>
              <w:end w:val="single" w:sz="4" w:space="0" w:color="000000"/>
            </w:tcBorders>
          </w:tcPr>
          <w:p>
            <w:pPr>
              <w:pStyle w:val="BodyText"/>
              <w:snapToGrid w:val="false"/>
              <w:spacing w:before="120" w:after="120"/>
              <w:ind w:start="0" w:end="0"/>
              <w:rPr/>
            </w:pPr>
            <w:r>
              <w:rPr/>
              <w:t xml:space="preserve">Clause 34 TDS Report FS.xlsx, v1, 21.08.2026 (Ankita Parikh, Bhavin Suthar)</w:t>
            </w:r>
          </w:p>
        </w:tc>
      </w:tr>
    </w:tbl>
    <w:p>
      <w:pPr>
        <w:pStyle w:val="Normal"/>
        <w:keepNext/>
        <w:spacing w:before="40" w:after="40"/>
      </w:pPr>
      <w:r>
        <w:rPr>
          <w:rFonts w:ascii="Arial" w:hAnsi="Arial" w:cs="Arial"/>
          <w:b/>
          <w:bCs/>
          <w:lang w:val="en-US" w:eastAsia="en-US"/>
          <w:sz w:val="20"/>
          <w:szCs w:val="20"/>
        </w:rPr>
        <w:t xml:space="preserve">Open points</w:t>
      </w:r>
    </w:p>
    <w:tbl>
      <w:tblPr>
        <w:tblW w:w="9446" w:type="dxa"/>
        <w:jc w:val="start"/>
        <w:tblInd w:w="0" w:type="dxa"/>
        <w:tblLayout w:type="fixed"/>
        <w:tblCellMar>
          <w:top w:w="0" w:type="dxa"/>
          <w:start w:w="108" w:type="dxa"/>
          <w:bottom w:w="0" w:type="dxa"/>
          <w:end w:w="108" w:type="dxa"/>
        </w:tblCellMar>
      </w:tblPr>
      <w:tblGrid>
        <w:gridCol w:w="700"/>
        <w:gridCol w:w="1500"/>
        <w:gridCol w:w="7246"/>
      </w:tblGrid>
      <w:tr>
        <w:trPr>
          <w:tblHeader/>
        </w:trPr>
        <w:tc>
          <w:tcPr>
            <w:tcW w:w="700" w:type="dxa"/>
            <w:tcBorders>
              <w:top w:val="single" w:sz="4" w:space="0" w:color="000000"/>
              <w:start w:val="single" w:sz="4" w:space="0" w:color="000000"/>
              <w:bottom w:val="single" w:sz="4" w:space="0" w:color="000000"/>
              <w:end w:val="single" w:sz="4" w:space="0" w:color="000000"/>
            </w:tcBorders>
            <w:shd w:val="clear" w:color="auto" w:fill="D9D9D9"/>
          </w:tcPr>
          <w:p>
            <w:pPr>
              <w:pStyle w:val="Normal"/>
              <w:spacing w:before="20" w:after="20"/>
            </w:pPr>
            <w:r>
              <w:rPr>
                <w:rFonts w:ascii="Arial" w:hAnsi="Arial" w:cs="Arial"/>
                <w:b/>
                <w:bCs/>
                <w:lang w:val="en-US" w:eastAsia="en-US"/>
                <w:sz w:val="16"/>
                <w:szCs w:val="16"/>
              </w:rPr>
              <w:t xml:space="preserve">#</w:t>
            </w:r>
          </w:p>
        </w:tc>
        <w:tc>
          <w:tcPr>
            <w:tcW w:w="1500" w:type="dxa"/>
            <w:tcBorders>
              <w:top w:val="single" w:sz="4" w:space="0" w:color="000000"/>
              <w:start w:val="single" w:sz="4" w:space="0" w:color="000000"/>
              <w:bottom w:val="single" w:sz="4" w:space="0" w:color="000000"/>
              <w:end w:val="single" w:sz="4" w:space="0" w:color="000000"/>
            </w:tcBorders>
            <w:shd w:val="clear" w:color="auto" w:fill="D9D9D9"/>
          </w:tcPr>
          <w:p>
            <w:pPr>
              <w:pStyle w:val="Normal"/>
              <w:spacing w:before="20" w:after="20"/>
            </w:pPr>
            <w:r>
              <w:rPr>
                <w:rFonts w:ascii="Arial" w:hAnsi="Arial" w:cs="Arial"/>
                <w:b/>
                <w:bCs/>
                <w:lang w:val="en-US" w:eastAsia="en-US"/>
                <w:sz w:val="16"/>
                <w:szCs w:val="16"/>
              </w:rPr>
              <w:t xml:space="preserve">Owner</w:t>
            </w:r>
          </w:p>
        </w:tc>
        <w:tc>
          <w:tcPr>
            <w:tcW w:w="7246" w:type="dxa"/>
            <w:tcBorders>
              <w:top w:val="single" w:sz="4" w:space="0" w:color="000000"/>
              <w:start w:val="single" w:sz="4" w:space="0" w:color="000000"/>
              <w:bottom w:val="single" w:sz="4" w:space="0" w:color="000000"/>
              <w:end w:val="single" w:sz="4" w:space="0" w:color="000000"/>
            </w:tcBorders>
            <w:shd w:val="clear" w:color="auto" w:fill="D9D9D9"/>
          </w:tcPr>
          <w:p>
            <w:pPr>
              <w:pStyle w:val="Normal"/>
              <w:spacing w:before="20" w:after="20"/>
            </w:pPr>
            <w:r>
              <w:rPr>
                <w:rFonts w:ascii="Arial" w:hAnsi="Arial" w:cs="Arial"/>
                <w:b/>
                <w:bCs/>
                <w:lang w:val="en-US" w:eastAsia="en-US"/>
                <w:sz w:val="16"/>
                <w:szCs w:val="16"/>
              </w:rPr>
              <w:t xml:space="preserve">Open point</w:t>
            </w:r>
          </w:p>
        </w:tc>
      </w:tr>
      <w:tr>
        <w:tc>
          <w:tcPr>
            <w:tcW w:w="7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Q1</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Ankita</w:t>
            </w:r>
          </w:p>
        </w:tc>
        <w:tc>
          <w:tcPr>
            <w:tcW w:w="724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Column Y: which accumulation row to show (table is kept per section code).</w:t>
            </w:r>
          </w:p>
        </w:tc>
      </w:tr>
      <w:tr>
        <w:tc>
          <w:tcPr>
            <w:tcW w:w="7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Q2</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Ankita</w:t>
            </w:r>
          </w:p>
        </w:tc>
        <w:tc>
          <w:tcPr>
            <w:tcW w:w="724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Columns U–X: which certificate to pick when several are valid.</w:t>
            </w:r>
          </w:p>
        </w:tc>
      </w:tr>
      <w:tr>
        <w:tc>
          <w:tcPr>
            <w:tcW w:w="7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Q3</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Bhavin</w:t>
            </w:r>
          </w:p>
        </w:tc>
        <w:tc>
          <w:tcPr>
            <w:tcW w:w="724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Is a valuation grouping code active (OMWM)? T030 is read without it.</w:t>
            </w:r>
          </w:p>
        </w:tc>
      </w:tr>
      <w:tr>
        <w:tc>
          <w:tcPr>
            <w:tcW w:w="7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Q4</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Ankita</w:t>
            </w:r>
          </w:p>
        </w:tc>
        <w:tc>
          <w:tcPr>
            <w:tcW w:w="724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Column W: FS heading says Y/N, FS description says amount. Amount shown.</w:t>
            </w:r>
          </w:p>
        </w:tc>
      </w:tr>
      <w:tr>
        <w:tc>
          <w:tcPr>
            <w:tcW w:w="7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Q6</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Ankita</w:t>
            </w:r>
          </w:p>
        </w:tc>
        <w:tc>
          <w:tcPr>
            <w:tcW w:w="724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Reversed and parked documents are reported today.</w:t>
            </w:r>
          </w:p>
        </w:tc>
      </w:tr>
      <w:tr>
        <w:tc>
          <w:tcPr>
            <w:tcW w:w="7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Q16</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Basis</w:t>
            </w:r>
          </w:p>
        </w:tc>
        <w:tc>
          <w:tcPr>
            <w:tcW w:w="724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Confirm F_BKPF_BUK is the right authorisation object.</w:t>
            </w:r>
          </w:p>
        </w:tc>
      </w:tr>
      <w:tr>
        <w:tc>
          <w:tcPr>
            <w:tcW w:w="7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Q22</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Ankita</w:t>
            </w:r>
          </w:p>
        </w:tc>
        <w:tc>
          <w:tcPr>
            <w:tcW w:w="724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Should zero-deduction rows be excluded?</w:t>
            </w:r>
          </w:p>
        </w:tc>
      </w:tr>
      <w:tr>
        <w:tc>
          <w:tcPr>
            <w:tcW w:w="7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Q26</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Ankita</w:t>
            </w:r>
          </w:p>
        </w:tc>
        <w:tc>
          <w:tcPr>
            <w:tcW w:w="724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Is the status list V, D, M, S complete; is a blank status reportable?</w:t>
            </w:r>
          </w:p>
        </w:tc>
      </w:tr>
      <w:tr>
        <w:tc>
          <w:tcPr>
            <w:tcW w:w="7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Q27</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Bhavin / Ankita</w:t>
            </w:r>
          </w:p>
        </w:tc>
        <w:tc>
          <w:tcPr>
            <w:tcW w:w="724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GL fallback to the vendor line for documents without a WIT line.</w:t>
            </w:r>
          </w:p>
        </w:tc>
      </w:tr>
      <w:tr>
        <w:tc>
          <w:tcPr>
            <w:tcW w:w="7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Q28</w:t>
            </w:r>
          </w:p>
        </w:tc>
        <w:tc>
          <w:tcPr>
            <w:tcW w:w="1500"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Ankita</w:t>
            </w:r>
          </w:p>
        </w:tc>
        <w:tc>
          <w:tcPr>
            <w:tcW w:w="7246" w:type="dxa"/>
            <w:tcBorders>
              <w:top w:val="single" w:sz="4" w:space="0" w:color="000000"/>
              <w:start w:val="single" w:sz="4" w:space="0" w:color="000000"/>
              <w:bottom w:val="single" w:sz="4" w:space="0" w:color="000000"/>
              <w:end w:val="single" w:sz="4" w:space="0" w:color="000000"/>
            </w:tcBorders>
          </w:tcPr>
          <w:p>
            <w:pPr>
              <w:pStyle w:val="Normal"/>
              <w:spacing w:before="20" w:after="20"/>
            </w:pPr>
            <w:r>
              <w:rPr>
                <w:rFonts w:ascii="Arial" w:hAnsi="Arial" w:cs="Arial"/>
                <w:lang w:val="en-US" w:eastAsia="en-US"/>
                <w:sz w:val="16"/>
                <w:szCs w:val="16"/>
              </w:rPr>
              <w:t xml:space="preserve">Merge key is document + tax code (tax type not in the key).</w:t>
            </w:r>
          </w:p>
        </w:tc>
      </w:tr>
    </w:tbl>
    <w:p>
      <w:pPr>
        <w:pStyle w:val="Normal"/>
        <w:rPr>
          <w:b/>
          <w:color w:val="0000FF"/>
        </w:rPr>
      </w:pPr>
      <w:r>
        <w:rPr>
          <w:b/>
          <w:color w:val="0000FF"/>
        </w:rPr>
      </w:r>
    </w:p>
    <w:p>
      <w:pPr>
        <w:pStyle w:val="02Headline"/>
        <w:ind w:start="360" w:end="0"/>
        <w:rPr>
          <w:b/>
          <w:color w:val="0000FF"/>
        </w:rPr>
      </w:pPr>
      <w:r>
        <w:rPr>
          <w:b/>
          <w:color w:val="0000FF"/>
        </w:rPr>
      </w:r>
    </w:p>
    <w:sectPr>
      <w:headerReference w:type="default" r:id="rId2"/>
      <w:headerReference w:type="first" r:id="rId3"/>
      <w:footerReference w:type="default" r:id="rId4"/>
      <w:footerReference w:type="first" r:id="rId5"/>
      <w:type w:val="nextPage"/>
      <w:pgSz w:w="11906" w:h="16838"/>
      <w:pgMar w:left="680" w:right="680" w:gutter="0" w:header="90" w:top="1590" w:footer="0" w:bottom="2160"/>
      <w:pgNumType w:fmt="decimal"/>
      <w:formProt w:val="false"/>
      <w:titlePg/>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iso-8859-1"/>
    <w:family w:val="roman"/>
    <w:pitch w:val="variable"/>
  </w:font>
  <w:font w:name="SAP-SANS2002-ExtBolCon">
    <w:altName w:val="Calibri"/>
    <w:charset w:val="00" w:characterSet="windows-1252"/>
    <w:family w:val="auto"/>
    <w:pitch w:val="variable"/>
  </w:font>
  <w:font w:name="SAP-SANS2002-Light">
    <w:altName w:val="Calibri"/>
    <w:charset w:val="00" w:characterSet="windows-1252"/>
    <w:family w:val="auto"/>
    <w:pitch w:val="variable"/>
  </w:font>
  <w:font w:name="Palatino Linotype">
    <w:charset w:val="00" w:characterSet="windows-1252"/>
    <w:family w:val="roman"/>
    <w:pitch w:val="variable"/>
  </w:font>
  <w:font w:name="Wingdings">
    <w:charset w:val="02"/>
    <w:family w:val="auto"/>
    <w:pitch w:val="variable"/>
  </w:font>
  <w:font w:name="Courier New">
    <w:charset w:val="00" w:characterSet="windows-1252"/>
    <w:family w:val="modern"/>
    <w:pitch w:val="default"/>
  </w:font>
  <w:font w:name="Arial Black">
    <w:charset w:val="00" w:characterSet="windows-1252"/>
    <w:family w:val="swiss"/>
    <w:pitch w:val="variable"/>
  </w:font>
  <w:font w:name="Arial (W1)">
    <w:altName w:val="Arial"/>
    <w:charset w:val="00" w:characterSet="windows-1252"/>
    <w:family w:val="swiss"/>
    <w:pitch w:val="variable"/>
  </w:font>
  <w:font w:name="Tahoma">
    <w:charset w:val="00" w:characterSet="windows-1252"/>
    <w:family w:val="swiss"/>
    <w:pitch w:val="variable"/>
  </w:font>
  <w:font w:name="Liberation Sans">
    <w:altName w:val="Arial"/>
    <w:charset w:val="00" w:characterSet="iso-8859-1"/>
    <w:family w:val="swiss"/>
    <w:pitch w:val="variable"/>
  </w:font>
  <w:font w:name="Cambria">
    <w:charset w:val="00" w:characterSet="windows-1252"/>
    <w:family w:val="roman"/>
    <w:pitch w:val="variable"/>
  </w:font>
  <w:font w:name="SAP-SANS2002-ExtraBold">
    <w:charset w:val="00" w:characterSet="windows-1252"/>
    <w:family w:val="auto"/>
    <w:pitch w:val="variable"/>
  </w:font>
  <w:font w:name="Calibri">
    <w:charset w:val="00" w:characterSet="windows-1252"/>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lang w:val="en-US"/>
      </w:rPr>
    </w:pPr>
    <w:r>
      <w:rPr>
        <w:lang w:val="en-US"/>
      </w:rPr>
    </w:r>
  </w:p>
  <w:p>
    <w:pPr>
      <w:pStyle w:val="Footer"/>
      <w:rPr>
        <w:lang w:val="en-US"/>
      </w:rPr>
    </w:pPr>
    <w:r>
      <w:rPr>
        <w:lang w:val="en-US"/>
      </w:rPr>
    </w:r>
  </w:p>
  <w:p>
    <w:pPr>
      <w:pStyle w:val="Footer"/>
      <w:rPr>
        <w:rFonts w:cs="Arial"/>
      </w:rPr>
    </w:pPr>
    <w:r>
      <w:rPr>
        <w:lang w:val="en-US"/>
      </w:rPr>
      <w:tab/>
      <w:tab/>
    </w:r>
    <w:r>
      <w:rPr>
        <w:rStyle w:val="PageNumber"/>
      </w:rPr>
      <w:fldChar w:fldCharType="begin"/>
    </w:r>
    <w:r>
      <w:rPr>
        <w:rStyle w:val="PageNumber"/>
      </w:rPr>
      <w:instrText xml:space="preserve"> PAGE </w:instrText>
    </w:r>
    <w:r>
      <w:rPr>
        <w:rStyle w:val="PageNumber"/>
      </w:rPr>
      <w:fldChar w:fldCharType="separate"/>
    </w:r>
    <w:r>
      <w:rPr>
        <w:rStyle w:val="PageNumber"/>
      </w:rPr>
      <w:t>7</w:t>
    </w:r>
    <w:r>
      <w:rPr>
        <w:rStyle w:val="PageNumber"/>
      </w:rPr>
      <w:fldChar w:fldCharType="end"/>
    </w:r>
  </w:p>
  <w:p>
    <w:pPr>
      <w:pStyle w:val="Footer"/>
      <w:jc w:val="end"/>
      <w:rPr>
        <w:rFonts w:cs="Arial"/>
        <w:szCs w:val="20"/>
        <w:lang w:val="en-US"/>
      </w:rPr>
    </w:pPr>
    <w:r>
      <w:rPr>
        <w:rFonts w:cs="Arial"/>
        <w:szCs w:val="20"/>
        <w:lang w:val="en-US"/>
      </w:rPr>
    </w:r>
  </w:p>
  <w:p>
    <w:pPr>
      <w:pStyle w:val="Footer"/>
      <w:rPr>
        <w:szCs w:val="20"/>
        <w:lang w:val="en-US"/>
      </w:rPr>
    </w:pPr>
    <w:r>
      <w:rPr>
        <w:szCs w:val="20"/>
        <w:lang w:val="en-US"/>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p>
    <w:pPr>
      <w:pStyle w:val="Footer"/>
      <w:rPr/>
    </w:pPr>
    <w:r>
      <w:rPr/>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3510" w:leader="none"/>
      </w:tabs>
      <w:rPr/>
    </w:pPr>
    <w:r>
      <w:drawing>
        <wp:anchor behindDoc="1" distT="0" distB="0" distL="114935" distR="114935" simplePos="0" locked="0" layoutInCell="0" allowOverlap="1" relativeHeight="11">
          <wp:simplePos x="0" y="0"/>
          <wp:positionH relativeFrom="margin">
            <wp:posOffset>5314950</wp:posOffset>
          </wp:positionH>
          <wp:positionV relativeFrom="paragraph">
            <wp:posOffset>323215</wp:posOffset>
          </wp:positionV>
          <wp:extent cx="1363980" cy="565150"/>
          <wp:effectExtent l="0" t="0" r="0" b="0"/>
          <wp:wrapNone/>
          <wp:docPr id="1"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6" descr="" title=""/>
                  <pic:cNvPicPr>
                    <a:picLocks noChangeAspect="1" noChangeArrowheads="1"/>
                  </pic:cNvPicPr>
                </pic:nvPicPr>
                <pic:blipFill>
                  <a:blip r:embed="rId1"/>
                  <a:srcRect l="-3" t="-9" r="-3" b="-9"/>
                  <a:stretch>
                    <a:fillRect/>
                  </a:stretch>
                </pic:blipFill>
                <pic:spPr bwMode="auto">
                  <a:xfrm>
                    <a:off x="0" y="0"/>
                    <a:ext cx="1363980" cy="565150"/>
                  </a:xfrm>
                  <a:prstGeom prst="rect">
                    <a:avLst/>
                  </a:prstGeom>
                </pic:spPr>
              </pic:pic>
            </a:graphicData>
          </a:graphic>
        </wp:anchor>
      </w:drawing>
      <w:drawing>
        <wp:anchor behindDoc="1" distT="0" distB="0" distL="114935" distR="114935" simplePos="0" locked="0" layoutInCell="1" allowOverlap="1" relativeHeight="17">
          <wp:simplePos x="0" y="0"/>
          <wp:positionH relativeFrom="column">
            <wp:posOffset>-34925</wp:posOffset>
          </wp:positionH>
          <wp:positionV relativeFrom="paragraph">
            <wp:posOffset>219075</wp:posOffset>
          </wp:positionV>
          <wp:extent cx="1280795" cy="742950"/>
          <wp:effectExtent l="0" t="0" r="0" b="0"/>
          <wp:wrapNone/>
          <wp:docPr id="2"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3" descr="" title=""/>
                  <pic:cNvPicPr>
                    <a:picLocks noChangeAspect="1" noChangeArrowheads="1"/>
                  </pic:cNvPicPr>
                </pic:nvPicPr>
                <pic:blipFill>
                  <a:blip r:embed="rId2"/>
                  <a:srcRect l="1219" t="-31" r="85993" b="32114"/>
                  <a:stretch>
                    <a:fillRect/>
                  </a:stretch>
                </pic:blipFill>
                <pic:spPr bwMode="auto">
                  <a:xfrm>
                    <a:off x="0" y="0"/>
                    <a:ext cx="1280795" cy="742950"/>
                  </a:xfrm>
                  <a:prstGeom prst="rect">
                    <a:avLst/>
                  </a:prstGeom>
                </pic:spPr>
              </pic:pic>
            </a:graphicData>
          </a:graphic>
        </wp:anchor>
      </w:drawing>
    </w:r>
    <w:r>
      <w:rPr/>
      <w:tab/>
    </w:r>
  </w:p>
  <w:p>
    <w:pPr>
      <w:pStyle w:val="Header"/>
      <w:tabs>
        <w:tab w:val="clear" w:pos="4536"/>
        <w:tab w:val="clear" w:pos="9072"/>
        <w:tab w:val="left" w:pos="3510" w:leader="none"/>
      </w:tabs>
      <w:rPr/>
    </w:pPr>
    <w:r>
      <w:rPr/>
      <w:t xml:space="preserve">                                          </w:t>
    </w:r>
  </w:p>
  <w:p>
    <w:pPr>
      <w:pStyle w:val="Header"/>
      <w:tabs>
        <w:tab w:val="clear" w:pos="4536"/>
        <w:tab w:val="clear" w:pos="9072"/>
        <w:tab w:val="left" w:pos="3510" w:leader="none"/>
      </w:tabs>
      <w:rPr>
        <w:rFonts w:ascii="Arial" w:hAnsi="Arial" w:cs="Arial"/>
        <w:b/>
        <w:sz w:val="32"/>
        <w:lang w:val="en-US" w:eastAsia="en-US"/>
      </w:rPr>
    </w:pPr>
    <w:r>
      <w:rPr>
        <w:rFonts w:eastAsia="Arial" w:cs="Arial" w:ascii="Arial" w:hAnsi="Arial"/>
        <w:b/>
        <w:sz w:val="32"/>
        <w:lang w:val="en-US" w:eastAsia="en-US"/>
      </w:rPr>
      <w:t xml:space="preserve">                           </w:t>
    </w:r>
  </w:p>
  <w:p>
    <w:pPr>
      <w:pStyle w:val="Header"/>
      <w:tabs>
        <w:tab w:val="clear" w:pos="4536"/>
        <w:tab w:val="clear" w:pos="9072"/>
        <w:tab w:val="left" w:pos="3510" w:leader="none"/>
      </w:tabs>
      <w:rPr/>
    </w:pPr>
    <w:r>
      <w:rPr>
        <w:rFonts w:eastAsia="Arial" w:cs="Arial" w:ascii="Arial" w:hAnsi="Arial"/>
        <w:b/>
        <w:sz w:val="32"/>
        <w:lang w:val="en-US" w:eastAsia="en-US"/>
      </w:rPr>
      <w:t xml:space="preserve">                             </w:t>
    </w:r>
    <w:r>
      <w:rPr>
        <w:rFonts w:cs="Arial" w:ascii="Arial" w:hAnsi="Arial"/>
        <w:b/>
        <w:sz w:val="32"/>
        <w:lang w:val="en-US" w:eastAsia="en-US"/>
      </w:rPr>
      <w:t>Technical Specification Document</w:t>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tabs>
        <w:tab w:val="clear" w:pos="4536"/>
        <w:tab w:val="clear" w:pos="9072"/>
        <w:tab w:val="left" w:pos="4035" w:leader="none"/>
      </w:tabs>
      <w:rPr>
        <w:lang w:val="en-US" w:eastAsia="en-US"/>
      </w:rPr>
    </w:pPr>
    <w:r>
      <w:drawing>
        <wp:anchor behindDoc="1" distT="0" distB="0" distL="114935" distR="114935" simplePos="0" locked="0" layoutInCell="0" allowOverlap="1" relativeHeight="4">
          <wp:simplePos x="0" y="0"/>
          <wp:positionH relativeFrom="margin">
            <wp:posOffset>5162550</wp:posOffset>
          </wp:positionH>
          <wp:positionV relativeFrom="paragraph">
            <wp:posOffset>170815</wp:posOffset>
          </wp:positionV>
          <wp:extent cx="1363980" cy="565150"/>
          <wp:effectExtent l="0" t="0" r="0" b="0"/>
          <wp:wrapNone/>
          <wp:docPr id="3" name="Picture 6"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icture 6" descr="" title=""/>
                  <pic:cNvPicPr>
                    <a:picLocks noChangeAspect="1" noChangeArrowheads="1"/>
                  </pic:cNvPicPr>
                </pic:nvPicPr>
                <pic:blipFill>
                  <a:blip r:embed="rId1"/>
                  <a:srcRect l="-3" t="-9" r="-3" b="-9"/>
                  <a:stretch>
                    <a:fillRect/>
                  </a:stretch>
                </pic:blipFill>
                <pic:spPr bwMode="auto">
                  <a:xfrm>
                    <a:off x="0" y="0"/>
                    <a:ext cx="1363980" cy="565150"/>
                  </a:xfrm>
                  <a:prstGeom prst="rect">
                    <a:avLst/>
                  </a:prstGeom>
                </pic:spPr>
              </pic:pic>
            </a:graphicData>
          </a:graphic>
        </wp:anchor>
      </w:drawing>
      <w:drawing>
        <wp:anchor behindDoc="1" distT="0" distB="0" distL="114935" distR="114935" simplePos="0" locked="0" layoutInCell="1" allowOverlap="1" relativeHeight="5">
          <wp:simplePos x="0" y="0"/>
          <wp:positionH relativeFrom="column">
            <wp:posOffset>-187325</wp:posOffset>
          </wp:positionH>
          <wp:positionV relativeFrom="paragraph">
            <wp:posOffset>66675</wp:posOffset>
          </wp:positionV>
          <wp:extent cx="1280795" cy="742950"/>
          <wp:effectExtent l="0" t="0" r="0" b="0"/>
          <wp:wrapNone/>
          <wp:docPr id="4" name="Picture 3"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descr="" title=""/>
                  <pic:cNvPicPr>
                    <a:picLocks noChangeAspect="1" noChangeArrowheads="1"/>
                  </pic:cNvPicPr>
                </pic:nvPicPr>
                <pic:blipFill>
                  <a:blip r:embed="rId2"/>
                  <a:srcRect l="1219" t="-31" r="85993" b="32114"/>
                  <a:stretch>
                    <a:fillRect/>
                  </a:stretch>
                </pic:blipFill>
                <pic:spPr bwMode="auto">
                  <a:xfrm>
                    <a:off x="0" y="0"/>
                    <a:ext cx="1280795" cy="742950"/>
                  </a:xfrm>
                  <a:prstGeom prst="rect">
                    <a:avLst/>
                  </a:prstGeom>
                </pic:spPr>
              </pic:pic>
            </a:graphicData>
          </a:graphic>
        </wp:anchor>
      </w:drawing>
    </w:r>
    <w:r>
      <w:rPr>
        <w:lang w:val="en-US" w:eastAsia="en-US"/>
      </w:rPr>
      <w:t xml:space="preserve">               </w:t>
    </w:r>
  </w:p>
  <w:p>
    <w:pPr>
      <w:pStyle w:val="Header"/>
      <w:tabs>
        <w:tab w:val="clear" w:pos="4536"/>
        <w:tab w:val="clear" w:pos="9072"/>
        <w:tab w:val="left" w:pos="4035" w:leader="none"/>
      </w:tabs>
      <w:rPr>
        <w:rFonts w:ascii="Arial" w:hAnsi="Arial" w:cs="Arial"/>
        <w:b/>
        <w:sz w:val="32"/>
        <w:lang w:val="en-US" w:eastAsia="en-US"/>
      </w:rPr>
    </w:pPr>
    <w:r>
      <w:rPr>
        <w:rFonts w:eastAsia="Arial" w:cs="Arial" w:ascii="Arial" w:hAnsi="Arial"/>
        <w:b/>
        <w:sz w:val="32"/>
        <w:lang w:val="en-US" w:eastAsia="en-US"/>
      </w:rPr>
      <w:t xml:space="preserve">                          </w:t>
    </w:r>
  </w:p>
  <w:p>
    <w:pPr>
      <w:pStyle w:val="Header"/>
      <w:tabs>
        <w:tab w:val="clear" w:pos="4536"/>
        <w:tab w:val="clear" w:pos="9072"/>
        <w:tab w:val="left" w:pos="4035" w:leader="none"/>
      </w:tabs>
      <w:rPr/>
    </w:pPr>
    <w:r>
      <w:rPr>
        <w:rFonts w:eastAsia="Arial" w:cs="Arial" w:ascii="Arial" w:hAnsi="Arial"/>
        <w:b/>
        <w:sz w:val="32"/>
        <w:lang w:val="en-US" w:eastAsia="en-US"/>
      </w:rPr>
      <w:t xml:space="preserve">                          </w:t>
    </w:r>
    <w:r>
      <w:rPr>
        <w:rFonts w:cs="Arial" w:ascii="Arial" w:hAnsi="Arial"/>
        <w:b/>
        <w:sz w:val="32"/>
        <w:lang w:val="en-US" w:eastAsia="en-US"/>
      </w:rPr>
      <w:t>Technical Specification Document</w:t>
    </w:r>
  </w:p>
  <w:p>
    <w:pPr>
      <w:pStyle w:val="Normal"/>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pStyle w:val="Heading1"/>
      <w:numFmt w:val="decimal"/>
      <w:lvlText w:val="%1."/>
      <w:lvlJc w:val="start"/>
      <w:pPr>
        <w:tabs>
          <w:tab w:val="num" w:pos="360"/>
        </w:tabs>
        <w:ind w:start="360" w:hanging="360"/>
      </w:pPr>
      <w:rPr/>
    </w:lvl>
    <w:lvl w:ilvl="1">
      <w:start w:val="1"/>
      <w:pStyle w:val="Heading2"/>
      <w:numFmt w:val="none"/>
      <w:suff w:val="nothing"/>
      <w:lvlText w:val="15.1"/>
      <w:lvlJc w:val="start"/>
      <w:pPr>
        <w:tabs>
          <w:tab w:val="num" w:pos="0"/>
        </w:tabs>
        <w:ind w:start="792" w:hanging="432"/>
      </w:pPr>
      <w:rPr/>
    </w:lvl>
    <w:lvl w:ilvl="2">
      <w:start w:val="1"/>
      <w:pStyle w:val="Heading3"/>
      <w:numFmt w:val="decimal"/>
      <w:lvlText w:val="%1.%2.%3."/>
      <w:lvlJc w:val="start"/>
      <w:pPr>
        <w:tabs>
          <w:tab w:val="num" w:pos="1440"/>
        </w:tabs>
        <w:ind w:start="1224" w:hanging="504"/>
      </w:pPr>
      <w:rPr/>
    </w:lvl>
    <w:lvl w:ilvl="3">
      <w:start w:val="1"/>
      <w:numFmt w:val="decimal"/>
      <w:lvlText w:val="%1.%2.%3.%4."/>
      <w:lvlJc w:val="start"/>
      <w:pPr>
        <w:tabs>
          <w:tab w:val="num" w:pos="2160"/>
        </w:tabs>
        <w:ind w:start="1728" w:hanging="648"/>
      </w:pPr>
      <w:rPr/>
    </w:lvl>
    <w:lvl w:ilvl="4">
      <w:start w:val="1"/>
      <w:numFmt w:val="decimal"/>
      <w:lvlText w:val="%1.%2.%3.%4.%5."/>
      <w:lvlJc w:val="start"/>
      <w:pPr>
        <w:tabs>
          <w:tab w:val="num" w:pos="2520"/>
        </w:tabs>
        <w:ind w:start="2232" w:hanging="792"/>
      </w:pPr>
      <w:rPr/>
    </w:lvl>
    <w:lvl w:ilvl="5">
      <w:start w:val="1"/>
      <w:numFmt w:val="decimal"/>
      <w:lvlText w:val="%1.%2.%3.%4.%5.%6."/>
      <w:lvlJc w:val="start"/>
      <w:pPr>
        <w:tabs>
          <w:tab w:val="num" w:pos="3240"/>
        </w:tabs>
        <w:ind w:start="2736" w:hanging="936"/>
      </w:pPr>
      <w:rPr/>
    </w:lvl>
    <w:lvl w:ilvl="6">
      <w:start w:val="1"/>
      <w:numFmt w:val="decimal"/>
      <w:lvlText w:val="%1.%2.%3.%4.%5.%6.%7."/>
      <w:lvlJc w:val="start"/>
      <w:pPr>
        <w:tabs>
          <w:tab w:val="num" w:pos="3600"/>
        </w:tabs>
        <w:ind w:start="3240" w:hanging="1080"/>
      </w:pPr>
      <w:rPr/>
    </w:lvl>
    <w:lvl w:ilvl="7">
      <w:start w:val="1"/>
      <w:numFmt w:val="decimal"/>
      <w:lvlText w:val="%1.%2.%3.%4.%5.%6.%7.%8."/>
      <w:lvlJc w:val="start"/>
      <w:pPr>
        <w:tabs>
          <w:tab w:val="num" w:pos="4320"/>
        </w:tabs>
        <w:ind w:start="3744" w:hanging="1224"/>
      </w:pPr>
      <w:rPr/>
    </w:lvl>
    <w:lvl w:ilvl="8">
      <w:start w:val="1"/>
      <w:numFmt w:val="decimal"/>
      <w:lvlText w:val="%1.%2.%3.%4.%5.%6.%7.%8.%9."/>
      <w:lvlJc w:val="start"/>
      <w:pPr>
        <w:tabs>
          <w:tab w:val="num" w:pos="5040"/>
        </w:tabs>
        <w:ind w:start="4320" w:hanging="1440"/>
      </w:pPr>
      <w:rPr/>
    </w:lvl>
  </w:abstractNum>
  <w:abstractNum w:abstractNumId="2">
    <w:lvl w:ilvl="0">
      <w:start w:val="1"/>
      <w:numFmt w:val="decimal"/>
      <w:lvlText w:val="%1."/>
      <w:lvlJc w:val="start"/>
      <w:pPr>
        <w:tabs>
          <w:tab w:val="num" w:pos="0"/>
        </w:tabs>
        <w:ind w:start="360" w:hanging="360"/>
      </w:pPr>
      <w:rPr>
        <w:sz w:val="24"/>
        <w:szCs w:val="24"/>
        <w:color w:val="000000"/>
      </w:rPr>
    </w:lvl>
    <w:lvl w:ilvl="1">
      <w:start w:val="1"/>
      <w:numFmt w:val="decimal"/>
      <w:lvlText w:val="%1.%2."/>
      <w:lvlJc w:val="start"/>
      <w:pPr>
        <w:tabs>
          <w:tab w:val="num" w:pos="0"/>
        </w:tabs>
        <w:ind w:start="792" w:hanging="432"/>
      </w:pPr>
      <w:rPr>
        <w:sz w:val="20"/>
        <w:szCs w:val="20"/>
        <w:color w:val="B6DDE8"/>
      </w:rPr>
    </w:lvl>
    <w:lvl w:ilvl="2">
      <w:start w:val="1"/>
      <w:numFmt w:val="decimal"/>
      <w:lvlText w:val="%1.%2.%3."/>
      <w:lvlJc w:val="start"/>
      <w:pPr>
        <w:tabs>
          <w:tab w:val="num" w:pos="0"/>
        </w:tabs>
        <w:ind w:start="1224" w:hanging="504"/>
      </w:pPr>
      <w:rPr/>
    </w:lvl>
    <w:lvl w:ilvl="3">
      <w:start w:val="1"/>
      <w:numFmt w:val="decimal"/>
      <w:lvlText w:val="%1.%2.%3.%4."/>
      <w:lvlJc w:val="start"/>
      <w:pPr>
        <w:tabs>
          <w:tab w:val="num" w:pos="0"/>
        </w:tabs>
        <w:ind w:start="1728" w:hanging="648"/>
      </w:pPr>
      <w:rPr/>
    </w:lvl>
    <w:lvl w:ilvl="4">
      <w:start w:val="1"/>
      <w:numFmt w:val="decimal"/>
      <w:lvlText w:val="%1.%2.%3.%4.%5."/>
      <w:lvlJc w:val="start"/>
      <w:pPr>
        <w:tabs>
          <w:tab w:val="num" w:pos="0"/>
        </w:tabs>
        <w:ind w:start="2232" w:hanging="792"/>
      </w:pPr>
      <w:rPr/>
    </w:lvl>
    <w:lvl w:ilvl="5">
      <w:start w:val="1"/>
      <w:numFmt w:val="decimal"/>
      <w:lvlText w:val="%1.%2.%3.%4.%5.%6."/>
      <w:lvlJc w:val="start"/>
      <w:pPr>
        <w:tabs>
          <w:tab w:val="num" w:pos="0"/>
        </w:tabs>
        <w:ind w:start="2736" w:hanging="936"/>
      </w:pPr>
      <w:rPr/>
    </w:lvl>
    <w:lvl w:ilvl="6">
      <w:start w:val="1"/>
      <w:numFmt w:val="decimal"/>
      <w:lvlText w:val="%1.%2.%3.%4.%5.%6.%7."/>
      <w:lvlJc w:val="start"/>
      <w:pPr>
        <w:tabs>
          <w:tab w:val="num" w:pos="0"/>
        </w:tabs>
        <w:ind w:start="3240" w:hanging="1080"/>
      </w:pPr>
      <w:rPr/>
    </w:lvl>
    <w:lvl w:ilvl="7">
      <w:start w:val="1"/>
      <w:numFmt w:val="decimal"/>
      <w:lvlText w:val="%1.%2.%3.%4.%5.%6.%7.%8."/>
      <w:lvlJc w:val="start"/>
      <w:pPr>
        <w:tabs>
          <w:tab w:val="num" w:pos="0"/>
        </w:tabs>
        <w:ind w:start="3744" w:hanging="1224"/>
      </w:pPr>
      <w:rPr/>
    </w:lvl>
    <w:lvl w:ilvl="8">
      <w:start w:val="1"/>
      <w:numFmt w:val="decimal"/>
      <w:lvlText w:val="%1.%2.%3.%4.%5.%6.%7.%8.%9."/>
      <w:lvlJc w:val="start"/>
      <w:pPr>
        <w:tabs>
          <w:tab w:val="num" w:pos="0"/>
        </w:tabs>
        <w:ind w:start="4320" w:hanging="1440"/>
      </w:pPr>
      <w:rPr/>
    </w:lvl>
  </w:abstractNum>
  <w:abstractNum w:abstractNumId="3">
    <w:lvl w:ilvl="0">
      <w:start w:val="1"/>
      <w:numFmt w:val="bullet"/>
      <w:lvlText w:val="▪"/>
      <w:lvlJc w:val="start"/>
      <w:pPr>
        <w:tabs>
          <w:tab w:val="num" w:pos="360"/>
        </w:tabs>
        <w:ind w:start="360" w:hanging="360"/>
      </w:pPr>
      <w:rPr>
        <w:rFonts w:ascii="Palatino Linotype" w:hAnsi="Palatino Linotype" w:cs="Palatino Linotype" w:hint="default"/>
        <w:sz w:val="24"/>
      </w:rPr>
    </w:lvl>
  </w:abstractNum>
  <w:abstractNum w:abstractNumId="4">
    <w:lvl w:ilvl="0">
      <w:start w:val="1"/>
      <w:numFmt w:val="bullet"/>
      <w:lvlText w:val=""/>
      <w:lvlJc w:val="start"/>
      <w:pPr>
        <w:tabs>
          <w:tab w:val="num" w:pos="360"/>
        </w:tabs>
        <w:ind w:start="360" w:hanging="360"/>
      </w:pPr>
      <w:rPr>
        <w:rFonts w:ascii="Wingdings" w:hAnsi="Wingdings" w:cs="Wingdings" w:hint="default"/>
        <w:sz w:val="16"/>
        <w:color w:val="FFCC00"/>
      </w:rPr>
    </w:lvl>
  </w:abstractNum>
  <w:abstractNum w:abstractNumId="5">
    <w:lvl w:ilvl="0">
      <w:start w:val="1"/>
      <w:numFmt w:val="bullet"/>
      <w:lvlText w:val=""/>
      <w:lvlJc w:val="start"/>
      <w:pPr>
        <w:tabs>
          <w:tab w:val="num" w:pos="643"/>
        </w:tabs>
        <w:ind w:start="643" w:hanging="360"/>
      </w:pPr>
      <w:rPr>
        <w:rFonts w:ascii="Symbol" w:hAnsi="Symbol" w:cs="Symbol" w:hint="default"/>
        <w:color w:val="auto"/>
      </w:rPr>
    </w:lvl>
  </w:abstractNum>
  <w:abstractNum w:abstractNumId="6">
    <w:lvl w:ilvl="0">
      <w:start w:val="1"/>
      <w:numFmt w:val="bullet"/>
      <w:lvlText w:val=""/>
      <w:lvlJc w:val="start"/>
      <w:pPr>
        <w:tabs>
          <w:tab w:val="num" w:pos="170"/>
        </w:tabs>
        <w:ind w:start="170" w:hanging="170"/>
      </w:pPr>
      <w:rPr>
        <w:rFonts w:ascii="Wingdings" w:hAnsi="Wingdings" w:cs="Wingdings" w:hint="default"/>
        <w:smallCaps w:val="false"/>
        <w:caps w:val="false"/>
        <w:outline w:val="false"/>
        <w:dstrike w:val="false"/>
        <w:strike w:val="false"/>
        <w:vertAlign w:val="baseline"/>
        <w:position w:val="0"/>
        <w:sz w:val="14"/>
        <w:sz w:val="14"/>
        <w:spacing w:val="0"/>
        <w:i w:val="false"/>
        <w:shadow w:val="false"/>
        <w:u w:val="none"/>
        <w:b w:val="false"/>
        <w:kern w:val="0"/>
        <w:szCs w:val="14"/>
        <w:iCs w:val="false"/>
        <w:bCs w:val="false"/>
        <w:em w:val="none"/>
        <w:vanish w:val="false"/>
        <w:color w:val="999999"/>
      </w:rPr>
    </w:lvl>
    <w:lvl w:ilvl="1">
      <w:start w:val="1"/>
      <w:numFmt w:val="bullet"/>
      <w:lvlText w:val=""/>
      <w:lvlJc w:val="start"/>
      <w:pPr>
        <w:tabs>
          <w:tab w:val="num" w:pos="340"/>
        </w:tabs>
        <w:ind w:start="340" w:hanging="170"/>
      </w:pPr>
      <w:rPr>
        <w:rFonts w:ascii="Wingdings" w:hAnsi="Wingdings" w:cs="Wingdings" w:hint="default"/>
        <w:sz w:val="24"/>
        <w:i w:val="false"/>
        <w:b/>
        <w:color w:val="999999"/>
      </w:rPr>
    </w:lvl>
    <w:lvl w:ilvl="2">
      <w:start w:val="1"/>
      <w:numFmt w:val="decimal"/>
      <w:lvlText w:val="%1.%2.%3"/>
      <w:lvlJc w:val="start"/>
      <w:pPr>
        <w:tabs>
          <w:tab w:val="num" w:pos="720"/>
        </w:tabs>
        <w:ind w:start="720" w:hanging="720"/>
      </w:pPr>
      <w:rPr>
        <w:sz w:val="20"/>
        <w:i w:val="false"/>
        <w:b w:val="false"/>
        <w:szCs w:val="28"/>
        <w:rFonts w:ascii="Arial (W1);Arial" w:hAnsi="Arial (W1);Arial" w:cs="Arial (W1);Arial"/>
        <w:color w:val="44697D"/>
      </w:rPr>
    </w:lvl>
    <w:lvl w:ilvl="3">
      <w:start w:val="1"/>
      <w:numFmt w:val="decimal"/>
      <w:lvlText w:val="%1.%2.%3.%4."/>
      <w:lvlJc w:val="start"/>
      <w:pPr>
        <w:tabs>
          <w:tab w:val="num" w:pos="851"/>
        </w:tabs>
        <w:ind w:start="851" w:hanging="851"/>
      </w:pPr>
      <w:rPr>
        <w:sz w:val="24"/>
        <w:color w:val="44697D"/>
      </w:rPr>
    </w:lvl>
    <w:lvl w:ilvl="4">
      <w:start w:val="1"/>
      <w:numFmt w:val="decimal"/>
      <w:lvlText w:val="%1.%2.%3.%4.%5."/>
      <w:lvlJc w:val="start"/>
      <w:pPr>
        <w:tabs>
          <w:tab w:val="num" w:pos="3989"/>
        </w:tabs>
        <w:ind w:start="3701" w:hanging="792"/>
      </w:pPr>
      <w:rPr/>
    </w:lvl>
    <w:lvl w:ilvl="5">
      <w:start w:val="1"/>
      <w:numFmt w:val="decimal"/>
      <w:lvlText w:val="%1.%2.%3.%4.%5.%6."/>
      <w:lvlJc w:val="start"/>
      <w:pPr>
        <w:tabs>
          <w:tab w:val="num" w:pos="4349"/>
        </w:tabs>
        <w:ind w:start="4205" w:hanging="936"/>
      </w:pPr>
      <w:rPr/>
    </w:lvl>
    <w:lvl w:ilvl="6">
      <w:start w:val="1"/>
      <w:numFmt w:val="decimal"/>
      <w:lvlText w:val="%1.%2.%3.%4.%5.%6.%7."/>
      <w:lvlJc w:val="start"/>
      <w:pPr>
        <w:tabs>
          <w:tab w:val="num" w:pos="5069"/>
        </w:tabs>
        <w:ind w:start="4709" w:hanging="1080"/>
      </w:pPr>
      <w:rPr/>
    </w:lvl>
    <w:lvl w:ilvl="7">
      <w:start w:val="1"/>
      <w:numFmt w:val="decimal"/>
      <w:lvlText w:val="%1.%2.%3.%4.%5.%6.%7.%8."/>
      <w:lvlJc w:val="start"/>
      <w:pPr>
        <w:tabs>
          <w:tab w:val="num" w:pos="5429"/>
        </w:tabs>
        <w:ind w:start="5213" w:hanging="1224"/>
      </w:pPr>
      <w:rPr/>
    </w:lvl>
    <w:lvl w:ilvl="8">
      <w:start w:val="1"/>
      <w:numFmt w:val="decimal"/>
      <w:lvlText w:val="%1.%2.%3.%4.%5.%6.%7.%8.%9."/>
      <w:lvlJc w:val="start"/>
      <w:pPr>
        <w:tabs>
          <w:tab w:val="num" w:pos="6149"/>
        </w:tabs>
        <w:ind w:start="5789" w:hanging="1440"/>
      </w:pPr>
      <w:rPr/>
    </w:lvl>
  </w:abstractNum>
  <w:abstractNum w:abstractNumId="7">
    <w:lvl w:ilvl="0">
      <w:start w:val="1"/>
      <w:numFmt w:val="decimal"/>
      <w:lvlText w:val="%1"/>
      <w:lvlJc w:val="start"/>
      <w:pPr>
        <w:tabs>
          <w:tab w:val="num" w:pos="720"/>
        </w:tabs>
        <w:ind w:start="720" w:hanging="720"/>
      </w:pPr>
      <w:rPr>
        <w:sz w:val="32"/>
        <w:i w:val="false"/>
        <w:b w:val="false"/>
        <w:szCs w:val="36"/>
        <w:rFonts w:ascii="Arial Black" w:hAnsi="Arial Black" w:cs="Arial Black"/>
        <w:color w:val="F0AB00"/>
      </w:rPr>
    </w:lvl>
    <w:lvl w:ilvl="1">
      <w:start w:val="1"/>
      <w:numFmt w:val="decimal"/>
      <w:lvlText w:val="%1.%2"/>
      <w:lvlJc w:val="start"/>
      <w:pPr>
        <w:tabs>
          <w:tab w:val="num" w:pos="720"/>
        </w:tabs>
        <w:ind w:start="720" w:hanging="720"/>
      </w:pPr>
      <w:rPr>
        <w:sz w:val="24"/>
        <w:i w:val="false"/>
        <w:b/>
        <w:szCs w:val="32"/>
        <w:rFonts w:ascii="Arial (W1);Arial" w:hAnsi="Arial (W1);Arial" w:cs="Arial (W1);Arial"/>
        <w:color w:val="44697D"/>
      </w:rPr>
    </w:lvl>
    <w:lvl w:ilvl="2">
      <w:start w:val="1"/>
      <w:numFmt w:val="decimal"/>
      <w:lvlText w:val="%1.%2.%3"/>
      <w:lvlJc w:val="start"/>
      <w:pPr>
        <w:tabs>
          <w:tab w:val="num" w:pos="720"/>
        </w:tabs>
        <w:ind w:start="720" w:hanging="720"/>
      </w:pPr>
      <w:rPr>
        <w:sz w:val="24"/>
        <w:i w:val="false"/>
        <w:b w:val="false"/>
        <w:szCs w:val="28"/>
        <w:rFonts w:ascii="Arial (W1);Arial" w:hAnsi="Arial (W1);Arial" w:cs="Arial (W1);Arial"/>
        <w:color w:val="44697D"/>
      </w:rPr>
    </w:lvl>
    <w:lvl w:ilvl="3">
      <w:start w:val="1"/>
      <w:numFmt w:val="decimal"/>
      <w:lvlText w:val="%1.%2.%3.%4."/>
      <w:lvlJc w:val="start"/>
      <w:pPr>
        <w:tabs>
          <w:tab w:val="num" w:pos="851"/>
        </w:tabs>
        <w:ind w:start="851" w:hanging="851"/>
      </w:pPr>
      <w:rPr>
        <w:sz w:val="24"/>
        <w:color w:val="44697D"/>
      </w:rPr>
    </w:lvl>
    <w:lvl w:ilvl="4">
      <w:start w:val="1"/>
      <w:numFmt w:val="decimal"/>
      <w:lvlText w:val="%1.%2.%3.%4.%5."/>
      <w:lvlJc w:val="start"/>
      <w:pPr>
        <w:tabs>
          <w:tab w:val="num" w:pos="3989"/>
        </w:tabs>
        <w:ind w:start="3701" w:hanging="792"/>
      </w:pPr>
      <w:rPr/>
    </w:lvl>
    <w:lvl w:ilvl="5">
      <w:start w:val="1"/>
      <w:numFmt w:val="decimal"/>
      <w:lvlText w:val="%1.%2.%3.%4.%5.%6."/>
      <w:lvlJc w:val="start"/>
      <w:pPr>
        <w:tabs>
          <w:tab w:val="num" w:pos="4349"/>
        </w:tabs>
        <w:ind w:start="4205" w:hanging="936"/>
      </w:pPr>
      <w:rPr/>
    </w:lvl>
    <w:lvl w:ilvl="6">
      <w:start w:val="1"/>
      <w:numFmt w:val="decimal"/>
      <w:lvlText w:val="%1.%2.%3.%4.%5.%6.%7."/>
      <w:lvlJc w:val="start"/>
      <w:pPr>
        <w:tabs>
          <w:tab w:val="num" w:pos="5069"/>
        </w:tabs>
        <w:ind w:start="4709" w:hanging="1080"/>
      </w:pPr>
      <w:rPr/>
    </w:lvl>
    <w:lvl w:ilvl="7">
      <w:start w:val="1"/>
      <w:numFmt w:val="decimal"/>
      <w:lvlText w:val="%1.%2.%3.%4.%5.%6.%7.%8."/>
      <w:lvlJc w:val="start"/>
      <w:pPr>
        <w:tabs>
          <w:tab w:val="num" w:pos="5429"/>
        </w:tabs>
        <w:ind w:start="5213" w:hanging="1224"/>
      </w:pPr>
      <w:rPr/>
    </w:lvl>
    <w:lvl w:ilvl="8">
      <w:start w:val="1"/>
      <w:numFmt w:val="decimal"/>
      <w:lvlText w:val="%1.%2.%3.%4.%5.%6.%7.%8.%9."/>
      <w:lvlJc w:val="start"/>
      <w:pPr>
        <w:tabs>
          <w:tab w:val="num" w:pos="6149"/>
        </w:tabs>
        <w:ind w:start="5789" w:hanging="1440"/>
      </w:pPr>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09"/>
  <w:autoHyphenation w:val="true"/>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WenQuanYi Zen Hei" w:cs="FreeSans"/>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Times New Roman" w:cs="Times New Roman"/>
      <w:color w:val="auto"/>
      <w:sz w:val="24"/>
      <w:szCs w:val="24"/>
      <w:lang w:val="en-GB" w:bidi="ar-SA" w:eastAsia="zh-CN"/>
    </w:rPr>
  </w:style>
  <w:style w:type="paragraph" w:styleId="Heading1">
    <w:name w:val="Heading 1"/>
    <w:basedOn w:val="Normal"/>
    <w:next w:val="Normal"/>
    <w:qFormat/>
    <w:pPr>
      <w:keepNext w:val="true"/>
      <w:keepLines/>
      <w:numPr>
        <w:ilvl w:val="0"/>
        <w:numId w:val="1"/>
      </w:numPr>
      <w:tabs>
        <w:tab w:val="clear" w:pos="709"/>
        <w:tab w:val="left" w:pos="576" w:leader="none"/>
      </w:tabs>
      <w:spacing w:before="240" w:after="120"/>
      <w:outlineLvl w:val="0"/>
    </w:pPr>
    <w:rPr>
      <w:rFonts w:ascii="SAP-SANS2002-ExtBolCon;Calibri" w:hAnsi="SAP-SANS2002-ExtBolCon;Calibri" w:cs="Arial"/>
      <w:bCs/>
      <w:caps/>
      <w:color w:val="F0AB00"/>
      <w:kern w:val="2"/>
      <w:sz w:val="36"/>
      <w:szCs w:val="32"/>
      <w:lang w:val="en-US"/>
    </w:rPr>
  </w:style>
  <w:style w:type="paragraph" w:styleId="Heading2">
    <w:name w:val="Heading 2"/>
    <w:basedOn w:val="Normal"/>
    <w:next w:val="Normal"/>
    <w:qFormat/>
    <w:pPr>
      <w:keepNext w:val="true"/>
      <w:keepLines/>
      <w:numPr>
        <w:ilvl w:val="1"/>
        <w:numId w:val="1"/>
      </w:numPr>
      <w:spacing w:before="360" w:after="120"/>
      <w:outlineLvl w:val="1"/>
    </w:pPr>
    <w:rPr>
      <w:rFonts w:ascii="SAP-SANS2002-Light;Calibri" w:hAnsi="SAP-SANS2002-Light;Calibri" w:cs="Arial"/>
      <w:bCs/>
      <w:iCs/>
      <w:color w:val="000000"/>
      <w:sz w:val="30"/>
      <w:szCs w:val="28"/>
      <w:lang w:val="en-US"/>
    </w:rPr>
  </w:style>
  <w:style w:type="paragraph" w:styleId="Heading3">
    <w:name w:val="Heading 3"/>
    <w:basedOn w:val="Normal"/>
    <w:next w:val="Normal"/>
    <w:qFormat/>
    <w:pPr>
      <w:keepNext w:val="true"/>
      <w:keepLines/>
      <w:numPr>
        <w:ilvl w:val="2"/>
        <w:numId w:val="1"/>
      </w:numPr>
      <w:spacing w:before="360" w:after="120"/>
      <w:outlineLvl w:val="2"/>
    </w:pPr>
    <w:rPr>
      <w:rFonts w:ascii="Arial" w:hAnsi="Arial" w:cs="Arial"/>
      <w:b/>
      <w:bCs/>
      <w:color w:val="44697D"/>
      <w:sz w:val="22"/>
      <w:szCs w:val="26"/>
      <w:lang w:val="en-US"/>
    </w:rPr>
  </w:style>
  <w:style w:type="character" w:styleId="WW8Num1z0">
    <w:name w:val="WW8Num1z0"/>
    <w:qFormat/>
    <w:rPr/>
  </w:style>
  <w:style w:type="character" w:styleId="WW8Num2z0">
    <w:name w:val="WW8Num2z0"/>
    <w:qFormat/>
    <w:rPr>
      <w:color w:val="000000"/>
      <w:sz w:val="24"/>
      <w:szCs w:val="24"/>
    </w:rPr>
  </w:style>
  <w:style w:type="character" w:styleId="WW8Num2z1">
    <w:name w:val="WW8Num2z1"/>
    <w:qFormat/>
    <w:rPr>
      <w:color w:val="B6DDE8"/>
      <w:sz w:val="20"/>
      <w:szCs w:val="20"/>
    </w:rPr>
  </w:style>
  <w:style w:type="character" w:styleId="WW8Num2z2">
    <w:name w:val="WW8Num2z2"/>
    <w:qFormat/>
    <w:rPr/>
  </w:style>
  <w:style w:type="character" w:styleId="WW8Num3z0">
    <w:name w:val="WW8Num3z0"/>
    <w:qFormat/>
    <w:rPr>
      <w:rFonts w:ascii="Palatino Linotype" w:hAnsi="Palatino Linotype" w:cs="Palatino Linotype"/>
      <w:sz w:val="24"/>
    </w:rPr>
  </w:style>
  <w:style w:type="character" w:styleId="WW8Num3z1">
    <w:name w:val="WW8Num3z1"/>
    <w:qFormat/>
    <w:rPr>
      <w:rFonts w:ascii="Symbol" w:hAnsi="Symbol" w:cs="Symbol"/>
    </w:rPr>
  </w:style>
  <w:style w:type="character" w:styleId="WW8Num3z2">
    <w:name w:val="WW8Num3z2"/>
    <w:qFormat/>
    <w:rPr>
      <w:rFonts w:ascii="Wingdings" w:hAnsi="Wingdings" w:cs="Wingdings"/>
    </w:rPr>
  </w:style>
  <w:style w:type="character" w:styleId="WW8Num3z4">
    <w:name w:val="WW8Num3z4"/>
    <w:qFormat/>
    <w:rPr>
      <w:rFonts w:ascii="Courier New" w:hAnsi="Courier New" w:cs="Courier New"/>
    </w:rPr>
  </w:style>
  <w:style w:type="character" w:styleId="WW8Num4z0">
    <w:name w:val="WW8Num4z0"/>
    <w:qFormat/>
    <w:rPr/>
  </w:style>
  <w:style w:type="character" w:styleId="WW8Num5z0">
    <w:name w:val="WW8Num5z0"/>
    <w:qFormat/>
    <w:rPr>
      <w:rFonts w:ascii="Times New Roman" w:hAnsi="Times New Roman" w:cs="Times New Roman"/>
      <w:color w:val="000000"/>
      <w:sz w:val="24"/>
    </w:rPr>
  </w:style>
  <w:style w:type="character" w:styleId="WW8Num6z0">
    <w:name w:val="WW8Num6z0"/>
    <w:qFormat/>
    <w:rPr/>
  </w:style>
  <w:style w:type="character" w:styleId="WW8Num6z1">
    <w:name w:val="WW8Num6z1"/>
    <w:qFormat/>
    <w:rPr>
      <w:rFonts w:ascii="Arial Black" w:hAnsi="Arial Black" w:cs="Arial Black"/>
      <w:color w:val="4F81BD"/>
      <w:sz w:val="20"/>
      <w:szCs w:val="20"/>
    </w:rPr>
  </w:style>
  <w:style w:type="character" w:styleId="WW8Num7z0">
    <w:name w:val="WW8Num7z0"/>
    <w:qFormat/>
    <w:rPr>
      <w:rFonts w:ascii="Symbol" w:hAnsi="Symbol" w:cs="Symbol"/>
    </w:rPr>
  </w:style>
  <w:style w:type="character" w:styleId="WW8Num7z1">
    <w:name w:val="WW8Num7z1"/>
    <w:qFormat/>
    <w:rPr>
      <w:rFonts w:ascii="Courier New" w:hAnsi="Courier New" w:cs="Courier New"/>
    </w:rPr>
  </w:style>
  <w:style w:type="character" w:styleId="WW8Num7z2">
    <w:name w:val="WW8Num7z2"/>
    <w:qFormat/>
    <w:rPr>
      <w:rFonts w:ascii="Wingdings" w:hAnsi="Wingdings" w:cs="Wingdings"/>
    </w:rPr>
  </w:style>
  <w:style w:type="character" w:styleId="WW8Num9z0">
    <w:name w:val="WW8Num9z0"/>
    <w:qFormat/>
    <w:rPr>
      <w:rFonts w:ascii="Wingdings" w:hAnsi="Wingdings" w:cs="Wingdings"/>
      <w:color w:val="FFCC00"/>
      <w:sz w:val="16"/>
    </w:rPr>
  </w:style>
  <w:style w:type="character" w:styleId="WW8Num9z1">
    <w:name w:val="WW8Num9z1"/>
    <w:qFormat/>
    <w:rPr>
      <w:rFonts w:ascii="Courier New" w:hAnsi="Courier New" w:cs="Courier New"/>
    </w:rPr>
  </w:style>
  <w:style w:type="character" w:styleId="WW8Num9z2">
    <w:name w:val="WW8Num9z2"/>
    <w:qFormat/>
    <w:rPr>
      <w:rFonts w:ascii="Wingdings" w:hAnsi="Wingdings" w:cs="Wingdings"/>
    </w:rPr>
  </w:style>
  <w:style w:type="character" w:styleId="WW8Num9z3">
    <w:name w:val="WW8Num9z3"/>
    <w:qFormat/>
    <w:rPr>
      <w:rFonts w:ascii="Symbol" w:hAnsi="Symbol" w:cs="Symbol"/>
    </w:rPr>
  </w:style>
  <w:style w:type="character" w:styleId="WW8Num10z0">
    <w:name w:val="WW8Num10z0"/>
    <w:qFormat/>
    <w:rPr>
      <w:rFonts w:ascii="Symbol" w:hAnsi="Symbol" w:cs="Symbol"/>
      <w:color w:val="auto"/>
    </w:rPr>
  </w:style>
  <w:style w:type="character" w:styleId="WW8Num13z0">
    <w:name w:val="WW8Num13z0"/>
    <w:qFormat/>
    <w:rPr/>
  </w:style>
  <w:style w:type="character" w:styleId="WW8Num14z0">
    <w:name w:val="WW8Num14z0"/>
    <w:qFormat/>
    <w:rPr>
      <w:rFonts w:ascii="Wingdings" w:hAnsi="Wingdings" w:cs="Wingdings"/>
      <w:color w:val="999999"/>
      <w:kern w:val="0"/>
      <w:sz w:val="24"/>
      <w:szCs w:val="24"/>
      <w:vertAlign w:val="subscript"/>
    </w:rPr>
  </w:style>
  <w:style w:type="character" w:styleId="WW8Num14z1">
    <w:name w:val="WW8Num14z1"/>
    <w:qFormat/>
    <w:rPr>
      <w:rFonts w:ascii="Courier New" w:hAnsi="Courier New" w:cs="Courier New"/>
    </w:rPr>
  </w:style>
  <w:style w:type="character" w:styleId="WW8Num14z2">
    <w:name w:val="WW8Num14z2"/>
    <w:qFormat/>
    <w:rPr>
      <w:rFonts w:ascii="Wingdings" w:hAnsi="Wingdings" w:cs="Wingdings"/>
    </w:rPr>
  </w:style>
  <w:style w:type="character" w:styleId="WW8Num14z3">
    <w:name w:val="WW8Num14z3"/>
    <w:qFormat/>
    <w:rPr>
      <w:rFonts w:ascii="Symbol" w:hAnsi="Symbol" w:cs="Symbol"/>
    </w:rPr>
  </w:style>
  <w:style w:type="character" w:styleId="WW8Num16z0">
    <w:name w:val="WW8Num16z0"/>
    <w:qFormat/>
    <w:rPr/>
  </w:style>
  <w:style w:type="character" w:styleId="WW8Num17z0">
    <w:name w:val="WW8Num17z0"/>
    <w:qFormat/>
    <w:rPr>
      <w:rFonts w:ascii="Wingdings" w:hAnsi="Wingdings" w:cs="Wingdings"/>
      <w:b w:val="false"/>
      <w:bCs w:val="false"/>
      <w:i w:val="false"/>
      <w:iCs w:val="false"/>
      <w:caps w:val="false"/>
      <w:smallCaps w:val="false"/>
      <w:strike w:val="false"/>
      <w:dstrike w:val="false"/>
      <w:outline w:val="false"/>
      <w:shadow w:val="false"/>
      <w:vanish w:val="false"/>
      <w:color w:val="999999"/>
      <w:spacing w:val="0"/>
      <w:kern w:val="0"/>
      <w:position w:val="0"/>
      <w:sz w:val="14"/>
      <w:sz w:val="14"/>
      <w:szCs w:val="14"/>
      <w:u w:val="none"/>
      <w:vertAlign w:val="baseline"/>
      <w:em w:val="none"/>
    </w:rPr>
  </w:style>
  <w:style w:type="character" w:styleId="WW8Num17z1">
    <w:name w:val="WW8Num17z1"/>
    <w:qFormat/>
    <w:rPr>
      <w:rFonts w:ascii="Wingdings" w:hAnsi="Wingdings" w:cs="Wingdings"/>
      <w:b/>
      <w:i w:val="false"/>
      <w:color w:val="999999"/>
      <w:sz w:val="24"/>
    </w:rPr>
  </w:style>
  <w:style w:type="character" w:styleId="WW8Num17z2">
    <w:name w:val="WW8Num17z2"/>
    <w:qFormat/>
    <w:rPr>
      <w:rFonts w:ascii="Arial (W1);Arial" w:hAnsi="Arial (W1);Arial" w:cs="Arial (W1);Arial"/>
      <w:b w:val="false"/>
      <w:i w:val="false"/>
      <w:color w:val="44697D"/>
      <w:sz w:val="20"/>
      <w:szCs w:val="28"/>
    </w:rPr>
  </w:style>
  <w:style w:type="character" w:styleId="WW8Num17z3">
    <w:name w:val="WW8Num17z3"/>
    <w:qFormat/>
    <w:rPr>
      <w:color w:val="44697D"/>
      <w:sz w:val="24"/>
    </w:rPr>
  </w:style>
  <w:style w:type="character" w:styleId="WW8Num17z4">
    <w:name w:val="WW8Num17z4"/>
    <w:qFormat/>
    <w:rPr/>
  </w:style>
  <w:style w:type="character" w:styleId="WW8Num18z0">
    <w:name w:val="WW8Num18z0"/>
    <w:qFormat/>
    <w:rPr>
      <w:rFonts w:ascii="Arial Black" w:hAnsi="Arial Black" w:cs="Arial Black"/>
      <w:b w:val="false"/>
      <w:i w:val="false"/>
      <w:color w:val="F0AB00"/>
      <w:sz w:val="32"/>
      <w:szCs w:val="36"/>
    </w:rPr>
  </w:style>
  <w:style w:type="character" w:styleId="WW8Num18z1">
    <w:name w:val="WW8Num18z1"/>
    <w:qFormat/>
    <w:rPr>
      <w:rFonts w:ascii="Arial (W1);Arial" w:hAnsi="Arial (W1);Arial" w:cs="Arial (W1);Arial"/>
      <w:b/>
      <w:i w:val="false"/>
      <w:color w:val="44697D"/>
      <w:sz w:val="24"/>
      <w:szCs w:val="32"/>
    </w:rPr>
  </w:style>
  <w:style w:type="character" w:styleId="WW8Num18z2">
    <w:name w:val="WW8Num18z2"/>
    <w:qFormat/>
    <w:rPr>
      <w:rFonts w:ascii="Arial (W1);Arial" w:hAnsi="Arial (W1);Arial" w:cs="Arial (W1);Arial"/>
      <w:b w:val="false"/>
      <w:i w:val="false"/>
      <w:color w:val="44697D"/>
      <w:sz w:val="24"/>
      <w:szCs w:val="28"/>
    </w:rPr>
  </w:style>
  <w:style w:type="character" w:styleId="WW8Num18z3">
    <w:name w:val="WW8Num18z3"/>
    <w:qFormat/>
    <w:rPr>
      <w:color w:val="44697D"/>
      <w:sz w:val="24"/>
    </w:rPr>
  </w:style>
  <w:style w:type="character" w:styleId="WW8Num18z4">
    <w:name w:val="WW8Num18z4"/>
    <w:qFormat/>
    <w:rPr/>
  </w:style>
  <w:style w:type="character" w:styleId="WW8Num19z0">
    <w:name w:val="WW8Num19z0"/>
    <w:qFormat/>
    <w:rPr/>
  </w:style>
  <w:style w:type="character" w:styleId="WW8Num20z0">
    <w:name w:val="WW8Num20z0"/>
    <w:qFormat/>
    <w:rPr>
      <w:rFonts w:ascii="Wingdings" w:hAnsi="Wingdings" w:cs="Wingdings"/>
    </w:rPr>
  </w:style>
  <w:style w:type="character" w:styleId="WW8Num20z1">
    <w:name w:val="WW8Num20z1"/>
    <w:qFormat/>
    <w:rPr>
      <w:rFonts w:ascii="Courier New" w:hAnsi="Courier New" w:cs="Courier New"/>
    </w:rPr>
  </w:style>
  <w:style w:type="character" w:styleId="WW8Num20z3">
    <w:name w:val="WW8Num20z3"/>
    <w:qFormat/>
    <w:rPr>
      <w:rFonts w:ascii="Symbol" w:hAnsi="Symbol" w:cs="Symbol"/>
    </w:rPr>
  </w:style>
  <w:style w:type="character" w:styleId="WW8Num21z0">
    <w:name w:val="WW8Num21z0"/>
    <w:qFormat/>
    <w:rPr/>
  </w:style>
  <w:style w:type="character" w:styleId="WW8Num23z0">
    <w:name w:val="WW8Num23z0"/>
    <w:qFormat/>
    <w:rPr/>
  </w:style>
  <w:style w:type="character" w:styleId="WW8Num24z0">
    <w:name w:val="WW8Num24z0"/>
    <w:qFormat/>
    <w:rPr/>
  </w:style>
  <w:style w:type="character" w:styleId="DefaultParagraphFont">
    <w:name w:val="Default Paragraph Font"/>
    <w:qFormat/>
    <w:rPr/>
  </w:style>
  <w:style w:type="character" w:styleId="06BodyCopyBullet7pZchnZchn">
    <w:name w:val="06_Body_Copy_Bullet_7p Zchn Zchn"/>
    <w:qFormat/>
    <w:rPr>
      <w:rFonts w:ascii="Arial" w:hAnsi="Arial" w:cs="Arial"/>
      <w:szCs w:val="22"/>
      <w:lang w:val="en-GB" w:bidi="ar-SA"/>
    </w:rPr>
  </w:style>
  <w:style w:type="character" w:styleId="13TableTextMediumZchnZchn">
    <w:name w:val="13_Table_Text_Medium Zchn Zchn"/>
    <w:qFormat/>
    <w:rPr>
      <w:rFonts w:ascii="Arial" w:hAnsi="Arial" w:cs="Arial"/>
      <w:b/>
      <w:szCs w:val="22"/>
      <w:lang w:val="en-GB" w:bidi="ar-SA"/>
    </w:rPr>
  </w:style>
  <w:style w:type="character" w:styleId="09TableContent1Zchn">
    <w:name w:val="09_Table_Content_1 Zchn"/>
    <w:basedOn w:val="06BodyCopyBullet7pZchnZchn"/>
    <w:qFormat/>
    <w:rPr/>
  </w:style>
  <w:style w:type="character" w:styleId="PageNumber">
    <w:name w:val="Page Number"/>
    <w:basedOn w:val="DefaultParagraphFont"/>
    <w:rPr/>
  </w:style>
  <w:style w:type="character" w:styleId="Hyperlink">
    <w:name w:val="Hyperlink"/>
    <w:rPr>
      <w:color w:val="0000FF"/>
      <w:u w:val="single"/>
    </w:rPr>
  </w:style>
  <w:style w:type="character" w:styleId="Heading1Char">
    <w:name w:val="Heading 1 Char"/>
    <w:qFormat/>
    <w:rPr>
      <w:rFonts w:ascii="SAP-SANS2002-ExtBolCon;Calibri" w:hAnsi="SAP-SANS2002-ExtBolCon;Calibri" w:cs="Arial"/>
      <w:bCs/>
      <w:caps/>
      <w:color w:val="F0AB00"/>
      <w:kern w:val="2"/>
      <w:sz w:val="36"/>
      <w:szCs w:val="32"/>
    </w:rPr>
  </w:style>
  <w:style w:type="character" w:styleId="Heading2Char">
    <w:name w:val="Heading 2 Char"/>
    <w:qFormat/>
    <w:rPr>
      <w:rFonts w:ascii="SAP-SANS2002-Light;Calibri" w:hAnsi="SAP-SANS2002-Light;Calibri" w:cs="Arial"/>
      <w:bCs/>
      <w:iCs/>
      <w:color w:val="000000"/>
      <w:sz w:val="30"/>
      <w:szCs w:val="28"/>
    </w:rPr>
  </w:style>
  <w:style w:type="character" w:styleId="Heading3Char">
    <w:name w:val="Heading 3 Char"/>
    <w:qFormat/>
    <w:rPr>
      <w:rFonts w:ascii="Arial" w:hAnsi="Arial" w:cs="Arial"/>
      <w:b/>
      <w:bCs/>
      <w:color w:val="44697D"/>
      <w:sz w:val="22"/>
      <w:szCs w:val="26"/>
    </w:rPr>
  </w:style>
  <w:style w:type="character" w:styleId="BalloonTextChar">
    <w:name w:val="Balloon Text Char"/>
    <w:qFormat/>
    <w:rPr>
      <w:rFonts w:ascii="Tahoma" w:hAnsi="Tahoma" w:cs="Tahoma"/>
      <w:sz w:val="16"/>
      <w:szCs w:val="16"/>
      <w:lang w:val="de-DE"/>
    </w:rPr>
  </w:style>
  <w:style w:type="character" w:styleId="BodyTextChar">
    <w:name w:val="Body Text Char"/>
    <w:qFormat/>
    <w:rPr>
      <w:sz w:val="24"/>
      <w:szCs w:val="24"/>
    </w:rPr>
  </w:style>
  <w:style w:type="character" w:styleId="BodyText2Char">
    <w:name w:val="Body Text 2 Char"/>
    <w:qFormat/>
    <w:rPr>
      <w:rFonts w:ascii="Arial" w:hAnsi="Arial" w:cs="Arial"/>
      <w:szCs w:val="24"/>
    </w:rPr>
  </w:style>
  <w:style w:type="character" w:styleId="FooterChar">
    <w:name w:val="Footer Char"/>
    <w:qFormat/>
    <w:rPr>
      <w:sz w:val="24"/>
      <w:szCs w:val="24"/>
      <w:lang w:val="de-DE"/>
    </w:rPr>
  </w:style>
  <w:style w:type="character" w:styleId="l0s521">
    <w:name w:val="l0s521"/>
    <w:qFormat/>
    <w:rPr>
      <w:rFonts w:ascii="Courier New" w:hAnsi="Courier New" w:cs="Courier New"/>
      <w:color w:val="0000FF"/>
      <w:sz w:val="20"/>
      <w:szCs w:val="20"/>
      <w:shd w:fill="FFFFFF" w:val="clear"/>
    </w:rPr>
  </w:style>
  <w:style w:type="character" w:styleId="l0s551">
    <w:name w:val="l0s551"/>
    <w:qFormat/>
    <w:rPr>
      <w:rFonts w:ascii="Courier New" w:hAnsi="Courier New" w:cs="Courier New"/>
      <w:color w:val="800080"/>
      <w:sz w:val="20"/>
      <w:szCs w:val="20"/>
      <w:shd w:fill="FFFFFF" w:val="clear"/>
    </w:rPr>
  </w:style>
  <w:style w:type="character" w:styleId="l0s311">
    <w:name w:val="l0s311"/>
    <w:qFormat/>
    <w:rPr>
      <w:rFonts w:ascii="Courier New" w:hAnsi="Courier New" w:cs="Courier New"/>
      <w:i/>
      <w:iCs/>
      <w:color w:val="808080"/>
      <w:sz w:val="20"/>
      <w:szCs w:val="20"/>
      <w:shd w:fill="FFFFFF" w:val="clear"/>
    </w:rPr>
  </w:style>
  <w:style w:type="character" w:styleId="l0s701">
    <w:name w:val="l0s701"/>
    <w:qFormat/>
    <w:rPr>
      <w:rFonts w:ascii="Courier New" w:hAnsi="Courier New" w:cs="Courier New"/>
      <w:color w:val="808080"/>
      <w:sz w:val="20"/>
      <w:szCs w:val="20"/>
      <w:shd w:fill="FFFFFF" w:val="clear"/>
    </w:rPr>
  </w:style>
  <w:style w:type="character" w:styleId="l0s321">
    <w:name w:val="l0s321"/>
    <w:qFormat/>
    <w:rPr>
      <w:rFonts w:ascii="Courier New" w:hAnsi="Courier New" w:cs="Courier New"/>
      <w:color w:val="3399FF"/>
      <w:sz w:val="20"/>
      <w:szCs w:val="20"/>
      <w:shd w:fill="FFFFFF" w:val="clear"/>
    </w:rPr>
  </w:style>
  <w:style w:type="character" w:styleId="l0s331">
    <w:name w:val="l0s331"/>
    <w:qFormat/>
    <w:rPr>
      <w:rFonts w:ascii="Courier New" w:hAnsi="Courier New" w:cs="Courier New"/>
      <w:color w:val="4DA619"/>
      <w:sz w:val="20"/>
      <w:szCs w:val="20"/>
      <w:shd w:fill="FFFFFF" w:val="clear"/>
    </w:rPr>
  </w:style>
  <w:style w:type="character" w:styleId="UnresolvedMention">
    <w:name w:val="Unresolved Mention"/>
    <w:qFormat/>
    <w:rPr>
      <w:color w:val="605E5C"/>
      <w:shd w:fill="E1DFDD" w:val="clear"/>
    </w:rPr>
  </w:style>
  <w:style w:type="character" w:styleId="ui-provider">
    <w:name w:val="ui-provider"/>
    <w:basedOn w:val="DefaultParagraphFont"/>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WenQuanYi Zen Hei" w:cs="FreeSans"/>
      <w:sz w:val="28"/>
      <w:szCs w:val="28"/>
    </w:rPr>
  </w:style>
  <w:style w:type="paragraph" w:styleId="BodyText">
    <w:name w:val="Body Text"/>
    <w:basedOn w:val="Normal"/>
    <w:pPr>
      <w:spacing w:before="120" w:after="120"/>
      <w:ind w:hanging="0" w:start="720" w:end="0"/>
      <w:jc w:val="both"/>
    </w:pPr>
    <w:rPr>
      <w:lang w:val="en-US"/>
    </w:rPr>
  </w:style>
  <w:style w:type="paragraph" w:styleId="List">
    <w:name w:val="List"/>
    <w:basedOn w:val="BodyText"/>
    <w:pPr/>
    <w:rPr>
      <w:rFonts w:cs="FreeSans"/>
    </w:rPr>
  </w:style>
  <w:style w:type="paragraph" w:styleId="Caption">
    <w:name w:val="Caption"/>
    <w:basedOn w:val="Normal"/>
    <w:qFormat/>
    <w:pPr>
      <w:suppressLineNumbers/>
      <w:spacing w:before="120" w:after="120"/>
    </w:pPr>
    <w:rPr>
      <w:rFonts w:cs="FreeSans"/>
      <w:i/>
      <w:iCs/>
      <w:sz w:val="24"/>
      <w:szCs w:val="24"/>
    </w:rPr>
  </w:style>
  <w:style w:type="paragraph" w:styleId="Index">
    <w:name w:val="Index"/>
    <w:basedOn w:val="Normal"/>
    <w:qFormat/>
    <w:pPr>
      <w:suppressLineNumbers/>
    </w:pPr>
    <w:rPr>
      <w:rFonts w:cs="FreeSans"/>
    </w:rPr>
  </w:style>
  <w:style w:type="paragraph" w:styleId="00TitleHeadline">
    <w:name w:val="00_Title_Headline"/>
    <w:basedOn w:val="Normal"/>
    <w:qFormat/>
    <w:pPr>
      <w:spacing w:lineRule="exact" w:line="360"/>
    </w:pPr>
    <w:rPr>
      <w:rFonts w:ascii="Arial Black" w:hAnsi="Arial Black" w:cs="Arial"/>
      <w:caps/>
      <w:color w:val="F0AB00"/>
      <w:sz w:val="32"/>
      <w:szCs w:val="32"/>
    </w:rPr>
  </w:style>
  <w:style w:type="paragraph" w:styleId="07Introduction">
    <w:name w:val="07_Introduction"/>
    <w:basedOn w:val="Normal"/>
    <w:qFormat/>
    <w:pPr>
      <w:spacing w:lineRule="exact" w:line="300"/>
    </w:pPr>
    <w:rPr>
      <w:rFonts w:ascii="Arial" w:hAnsi="Arial" w:cs="Arial"/>
      <w:color w:val="666666"/>
      <w:szCs w:val="20"/>
      <w:lang w:val="en-GB"/>
    </w:rPr>
  </w:style>
  <w:style w:type="paragraph" w:styleId="01TitleSubheadline">
    <w:name w:val="01_Title_Subheadline"/>
    <w:basedOn w:val="Normal"/>
    <w:qFormat/>
    <w:pPr>
      <w:spacing w:lineRule="exact" w:line="360"/>
    </w:pPr>
    <w:rPr>
      <w:rFonts w:ascii="Arial (W1);Arial" w:hAnsi="Arial (W1);Arial" w:cs="Arial"/>
      <w:caps/>
      <w:color w:val="FFFFFF"/>
      <w:sz w:val="30"/>
    </w:rPr>
  </w:style>
  <w:style w:type="paragraph" w:styleId="HeaderandFooter">
    <w:name w:val="Header and Footer"/>
    <w:basedOn w:val="Normal"/>
    <w:qFormat/>
    <w:pPr>
      <w:suppressLineNumbers/>
      <w:tabs>
        <w:tab w:val="clear" w:pos="709"/>
        <w:tab w:val="center" w:pos="4819" w:leader="none"/>
        <w:tab w:val="right" w:pos="9638" w:leader="none"/>
      </w:tabs>
    </w:pPr>
    <w:rPr/>
  </w:style>
  <w:style w:type="paragraph" w:styleId="Header">
    <w:name w:val="Header"/>
    <w:basedOn w:val="Normal"/>
    <w:pPr>
      <w:tabs>
        <w:tab w:val="clear" w:pos="709"/>
        <w:tab w:val="center" w:pos="4536" w:leader="none"/>
        <w:tab w:val="right" w:pos="9072" w:leader="none"/>
      </w:tabs>
    </w:pPr>
    <w:rPr/>
  </w:style>
  <w:style w:type="paragraph" w:styleId="Footer">
    <w:name w:val="Footer"/>
    <w:basedOn w:val="Normal"/>
    <w:pPr>
      <w:tabs>
        <w:tab w:val="clear" w:pos="709"/>
        <w:tab w:val="center" w:pos="4536" w:leader="none"/>
        <w:tab w:val="right" w:pos="9072" w:leader="none"/>
      </w:tabs>
    </w:pPr>
    <w:rPr/>
  </w:style>
  <w:style w:type="paragraph" w:styleId="06BodyCopyBullet7p">
    <w:name w:val="06_Body_Copy_Bullet_7p"/>
    <w:qFormat/>
    <w:pPr>
      <w:widowControl/>
      <w:numPr>
        <w:ilvl w:val="0"/>
        <w:numId w:val="6"/>
      </w:numPr>
      <w:bidi w:val="0"/>
      <w:spacing w:lineRule="exact" w:line="260"/>
    </w:pPr>
    <w:rPr>
      <w:rFonts w:ascii="Arial" w:hAnsi="Arial" w:eastAsia="Times New Roman" w:cs="Arial"/>
      <w:color w:val="auto"/>
      <w:sz w:val="20"/>
      <w:szCs w:val="22"/>
      <w:lang w:val="en-GB" w:bidi="ar-SA" w:eastAsia="zh-CN"/>
    </w:rPr>
  </w:style>
  <w:style w:type="paragraph" w:styleId="09TableContent1">
    <w:name w:val="09_Table_Content_1"/>
    <w:basedOn w:val="06BodyCopyBullet7p"/>
    <w:qFormat/>
    <w:pPr>
      <w:numPr>
        <w:ilvl w:val="0"/>
        <w:numId w:val="0"/>
      </w:numPr>
      <w:ind w:hanging="0" w:start="0" w:end="0"/>
    </w:pPr>
    <w:rPr/>
  </w:style>
  <w:style w:type="paragraph" w:styleId="12TableIntroduction">
    <w:name w:val="12_Table_Introduction"/>
    <w:basedOn w:val="09TableContent1"/>
    <w:qFormat/>
    <w:pPr>
      <w:numPr>
        <w:ilvl w:val="0"/>
        <w:numId w:val="0"/>
      </w:numPr>
      <w:spacing w:lineRule="exact" w:line="260"/>
      <w:ind w:hanging="0" w:start="0" w:end="0"/>
    </w:pPr>
    <w:rPr>
      <w:b/>
      <w:color w:val="666666"/>
      <w:szCs w:val="20"/>
    </w:rPr>
  </w:style>
  <w:style w:type="paragraph" w:styleId="14TableText">
    <w:name w:val="14_Table_Text"/>
    <w:basedOn w:val="12TableIntroduction"/>
    <w:qFormat/>
    <w:pPr>
      <w:tabs>
        <w:tab w:val="clear" w:pos="709"/>
        <w:tab w:val="left" w:pos="363" w:leader="none"/>
      </w:tabs>
    </w:pPr>
    <w:rPr>
      <w:b w:val="false"/>
      <w:color w:val="000000"/>
    </w:rPr>
  </w:style>
  <w:style w:type="paragraph" w:styleId="05BodyCopy">
    <w:name w:val="05_Body_Copy"/>
    <w:basedOn w:val="Normal"/>
    <w:qFormat/>
    <w:pPr>
      <w:spacing w:lineRule="exact" w:line="260"/>
    </w:pPr>
    <w:rPr>
      <w:rFonts w:ascii="Arial" w:hAnsi="Arial" w:cs="Arial"/>
      <w:sz w:val="20"/>
      <w:szCs w:val="20"/>
      <w:lang w:val="en-GB"/>
    </w:rPr>
  </w:style>
  <w:style w:type="paragraph" w:styleId="02Headline">
    <w:name w:val="02_Headline"/>
    <w:basedOn w:val="Normal"/>
    <w:qFormat/>
    <w:pPr/>
    <w:rPr>
      <w:rFonts w:ascii="Arial Black" w:hAnsi="Arial Black" w:cs="Arial"/>
      <w:color w:val="F0AB00"/>
      <w:sz w:val="32"/>
      <w:szCs w:val="32"/>
      <w:lang w:val="en-GB"/>
    </w:rPr>
  </w:style>
  <w:style w:type="paragraph" w:styleId="03BodycopySubhead">
    <w:name w:val="03_Body_copy_Subhead"/>
    <w:basedOn w:val="Normal"/>
    <w:qFormat/>
    <w:pPr>
      <w:spacing w:lineRule="exact" w:line="260" w:before="260" w:after="0"/>
    </w:pPr>
    <w:rPr>
      <w:rFonts w:ascii="Arial" w:hAnsi="Arial" w:cs="Arial"/>
      <w:b/>
      <w:bCs/>
      <w:color w:val="44697D"/>
      <w:sz w:val="20"/>
      <w:szCs w:val="20"/>
    </w:rPr>
  </w:style>
  <w:style w:type="paragraph" w:styleId="04BodycopySubhead">
    <w:name w:val="04_Body_copy_Subhead"/>
    <w:basedOn w:val="Normal"/>
    <w:qFormat/>
    <w:pPr>
      <w:spacing w:lineRule="atLeast" w:line="260"/>
    </w:pPr>
    <w:rPr>
      <w:rFonts w:ascii="Arial" w:hAnsi="Arial" w:cs="Arial"/>
      <w:color w:val="44697D"/>
      <w:sz w:val="20"/>
      <w:szCs w:val="20"/>
      <w:lang w:val="en-GB"/>
    </w:rPr>
  </w:style>
  <w:style w:type="paragraph" w:styleId="13TableTextMedium">
    <w:name w:val="13_Table_Text_Medium"/>
    <w:basedOn w:val="Normal"/>
    <w:qFormat/>
    <w:pPr>
      <w:tabs>
        <w:tab w:val="clear" w:pos="709"/>
        <w:tab w:val="left" w:pos="170" w:leader="none"/>
      </w:tabs>
      <w:spacing w:lineRule="exact" w:line="240"/>
    </w:pPr>
    <w:rPr>
      <w:rFonts w:ascii="Arial" w:hAnsi="Arial" w:cs="Arial"/>
      <w:b/>
      <w:sz w:val="20"/>
      <w:szCs w:val="22"/>
      <w:lang w:val="en-GB"/>
    </w:rPr>
  </w:style>
  <w:style w:type="paragraph" w:styleId="11TableContentBullet7p">
    <w:name w:val="11_Table_Content_Bullet_7p"/>
    <w:basedOn w:val="06BodyCopyBullet7p"/>
    <w:qFormat/>
    <w:pPr>
      <w:spacing w:lineRule="exact" w:line="240"/>
    </w:pPr>
    <w:rPr/>
  </w:style>
  <w:style w:type="paragraph" w:styleId="08TableHeading">
    <w:name w:val="08_Table_Heading"/>
    <w:basedOn w:val="Normal"/>
    <w:qFormat/>
    <w:pPr>
      <w:spacing w:lineRule="exact" w:line="390"/>
    </w:pPr>
    <w:rPr>
      <w:rFonts w:ascii="Arial" w:hAnsi="Arial" w:cs="Arial"/>
      <w:b/>
      <w:iCs/>
      <w:caps/>
      <w:sz w:val="20"/>
      <w:szCs w:val="22"/>
      <w:lang w:val="en-GB"/>
    </w:rPr>
  </w:style>
  <w:style w:type="paragraph" w:styleId="10TableContent2">
    <w:name w:val="10_Table_Content_2"/>
    <w:basedOn w:val="05BodyCopy"/>
    <w:qFormat/>
    <w:pPr>
      <w:tabs>
        <w:tab w:val="clear" w:pos="709"/>
        <w:tab w:val="left" w:pos="170" w:leader="none"/>
      </w:tabs>
      <w:ind w:hanging="0" w:start="170" w:end="0"/>
    </w:pPr>
    <w:rPr/>
  </w:style>
  <w:style w:type="paragraph" w:styleId="02HeadlineNummerierung">
    <w:name w:val="02_Headline_Nummerierung"/>
    <w:basedOn w:val="Normal"/>
    <w:qFormat/>
    <w:pPr>
      <w:numPr>
        <w:ilvl w:val="0"/>
        <w:numId w:val="7"/>
      </w:numPr>
    </w:pPr>
    <w:rPr>
      <w:rFonts w:ascii="Arial Black" w:hAnsi="Arial Black" w:cs="Arial"/>
      <w:color w:val="F0AB00"/>
      <w:sz w:val="32"/>
      <w:szCs w:val="32"/>
      <w:lang w:val="en-GB"/>
    </w:rPr>
  </w:style>
  <w:style w:type="paragraph" w:styleId="06aBodycopyBullet7p">
    <w:name w:val="06a_Body_copy_Bullet 7p"/>
    <w:qFormat/>
    <w:pPr>
      <w:widowControl/>
      <w:numPr>
        <w:ilvl w:val="0"/>
        <w:numId w:val="6"/>
      </w:numPr>
      <w:bidi w:val="0"/>
    </w:pPr>
    <w:rPr>
      <w:rFonts w:ascii="Arial" w:hAnsi="Arial" w:eastAsia="Times New Roman" w:cs="Arial"/>
      <w:color w:val="auto"/>
      <w:sz w:val="20"/>
      <w:szCs w:val="22"/>
      <w:lang w:val="en-GB" w:bidi="ar-SA" w:eastAsia="zh-CN"/>
    </w:rPr>
  </w:style>
  <w:style w:type="paragraph" w:styleId="10FIGUREHEADING">
    <w:name w:val="10_FIGURE_HEADING"/>
    <w:basedOn w:val="08TableHeading"/>
    <w:next w:val="05BodyCopy"/>
    <w:qFormat/>
    <w:pPr/>
    <w:rPr/>
  </w:style>
  <w:style w:type="paragraph" w:styleId="TOC1">
    <w:name w:val="TOC 1"/>
    <w:basedOn w:val="02Headline"/>
    <w:next w:val="Normal"/>
    <w:pPr>
      <w:tabs>
        <w:tab w:val="clear" w:pos="709"/>
        <w:tab w:val="right" w:pos="10536" w:leader="dot"/>
      </w:tabs>
    </w:pPr>
    <w:rPr>
      <w:rFonts w:ascii="Arial" w:hAnsi="Arial" w:cs="Arial"/>
      <w:b/>
      <w:color w:val="000000"/>
      <w:sz w:val="24"/>
    </w:rPr>
  </w:style>
  <w:style w:type="paragraph" w:styleId="TOC2">
    <w:name w:val="TOC 2"/>
    <w:basedOn w:val="03BodycopySubhead"/>
    <w:next w:val="Normal"/>
    <w:pPr>
      <w:spacing w:lineRule="auto" w:line="240" w:before="20" w:after="0"/>
    </w:pPr>
    <w:rPr>
      <w:b w:val="false"/>
      <w:color w:val="000000"/>
      <w:sz w:val="24"/>
    </w:rPr>
  </w:style>
  <w:style w:type="paragraph" w:styleId="TOC3">
    <w:name w:val="TOC 3"/>
    <w:basedOn w:val="04BodycopySubhead"/>
    <w:next w:val="Normal"/>
    <w:pPr/>
    <w:rPr>
      <w:color w:val="000000"/>
      <w:sz w:val="24"/>
    </w:rPr>
  </w:style>
  <w:style w:type="paragraph" w:styleId="TableText">
    <w:name w:val="Table Text"/>
    <w:basedOn w:val="Normal"/>
    <w:qFormat/>
    <w:pPr>
      <w:spacing w:before="40" w:after="40"/>
    </w:pPr>
    <w:rPr>
      <w:rFonts w:ascii="Arial" w:hAnsi="Arial" w:cs="Arial"/>
      <w:sz w:val="20"/>
      <w:szCs w:val="20"/>
      <w:lang w:val="en-US" w:eastAsia="en-US"/>
    </w:rPr>
  </w:style>
  <w:style w:type="paragraph" w:styleId="TableHeading1">
    <w:name w:val="Table Heading 1"/>
    <w:basedOn w:val="Footer"/>
    <w:qFormat/>
    <w:pPr>
      <w:tabs>
        <w:tab w:val="clear" w:pos="4536"/>
        <w:tab w:val="clear" w:pos="9072"/>
      </w:tabs>
      <w:spacing w:before="120" w:after="120"/>
      <w:jc w:val="center"/>
    </w:pPr>
    <w:rPr>
      <w:rFonts w:ascii="Arial" w:hAnsi="Arial" w:cs="Arial"/>
      <w:b/>
      <w:bCs/>
      <w:smallCaps/>
      <w:lang w:val="en-US"/>
    </w:rPr>
  </w:style>
  <w:style w:type="paragraph" w:styleId="TableHeading2">
    <w:name w:val="Table Heading 2"/>
    <w:basedOn w:val="Normal"/>
    <w:qFormat/>
    <w:pPr>
      <w:keepNext w:val="true"/>
      <w:spacing w:before="120" w:after="40"/>
    </w:pPr>
    <w:rPr>
      <w:rFonts w:ascii="Arial" w:hAnsi="Arial" w:cs="Arial"/>
      <w:b/>
      <w:sz w:val="16"/>
      <w:szCs w:val="20"/>
      <w:lang w:val="en-US"/>
    </w:rPr>
  </w:style>
  <w:style w:type="paragraph" w:styleId="ABLOCKPARA">
    <w:name w:val="A BLOCK PARA"/>
    <w:basedOn w:val="Normal"/>
    <w:qFormat/>
    <w:pPr/>
    <w:rPr>
      <w:rFonts w:ascii="Arial" w:hAnsi="Arial" w:cs="Arial"/>
      <w:sz w:val="20"/>
      <w:szCs w:val="20"/>
      <w:lang w:val="en-GB"/>
    </w:rPr>
  </w:style>
  <w:style w:type="paragraph" w:styleId="TOCHeading">
    <w:name w:val="TOC Heading"/>
    <w:basedOn w:val="Heading1"/>
    <w:next w:val="Normal"/>
    <w:qFormat/>
    <w:pPr>
      <w:numPr>
        <w:ilvl w:val="0"/>
        <w:numId w:val="0"/>
      </w:numPr>
      <w:tabs>
        <w:tab w:val="clear" w:pos="576"/>
      </w:tabs>
      <w:spacing w:lineRule="auto" w:line="276" w:before="480" w:after="0"/>
      <w:ind w:hanging="0" w:start="0" w:end="0"/>
      <w:outlineLvl w:val="9"/>
    </w:pPr>
    <w:rPr>
      <w:rFonts w:ascii="Cambria" w:hAnsi="Cambria" w:eastAsia="Times New Roman" w:cs="Times New Roman"/>
      <w:b/>
      <w:caps w:val="false"/>
      <w:smallCaps w:val="false"/>
      <w:color w:val="365F91"/>
      <w:kern w:val="0"/>
      <w:sz w:val="28"/>
      <w:szCs w:val="28"/>
    </w:rPr>
  </w:style>
  <w:style w:type="paragraph" w:styleId="BalloonText">
    <w:name w:val="Balloon Text"/>
    <w:basedOn w:val="Normal"/>
    <w:qFormat/>
    <w:pPr/>
    <w:rPr>
      <w:rFonts w:ascii="Tahoma" w:hAnsi="Tahoma" w:cs="Tahoma"/>
      <w:sz w:val="16"/>
      <w:szCs w:val="16"/>
    </w:rPr>
  </w:style>
  <w:style w:type="paragraph" w:styleId="TableContents">
    <w:name w:val="Table Contents"/>
    <w:basedOn w:val="Normal"/>
    <w:qFormat/>
    <w:pPr>
      <w:widowControl w:val="false"/>
      <w:suppressLineNumbers/>
    </w:pPr>
    <w:rPr/>
  </w:style>
  <w:style w:type="paragraph" w:styleId="TableHeading">
    <w:name w:val="Table Heading"/>
    <w:basedOn w:val="Normal"/>
    <w:qFormat/>
    <w:pPr>
      <w:keepLines/>
      <w:spacing w:before="60" w:after="60"/>
    </w:pPr>
    <w:rPr>
      <w:rFonts w:ascii="Arial Black" w:hAnsi="Arial Black" w:cs="Arial Black"/>
      <w:caps/>
      <w:color w:val="44697D"/>
      <w:sz w:val="18"/>
      <w:lang w:val="en-US"/>
    </w:rPr>
  </w:style>
  <w:style w:type="paragraph" w:styleId="ListParagraph">
    <w:name w:val="List Paragraph"/>
    <w:basedOn w:val="Normal"/>
    <w:qFormat/>
    <w:pPr>
      <w:ind w:hanging="0" w:start="720" w:end="0"/>
    </w:pPr>
    <w:rPr/>
  </w:style>
  <w:style w:type="paragraph" w:styleId="BulletText">
    <w:name w:val="Bullet Text"/>
    <w:basedOn w:val="Normal"/>
    <w:qFormat/>
    <w:pPr>
      <w:keepLines/>
      <w:numPr>
        <w:ilvl w:val="0"/>
        <w:numId w:val="4"/>
      </w:numPr>
      <w:spacing w:lineRule="auto" w:line="288" w:before="120" w:after="120"/>
    </w:pPr>
    <w:rPr>
      <w:rFonts w:ascii="Arial" w:hAnsi="Arial" w:cs="Arial"/>
      <w:sz w:val="20"/>
      <w:lang w:val="en-US"/>
    </w:rPr>
  </w:style>
  <w:style w:type="paragraph" w:styleId="TableText-Bullet">
    <w:name w:val="Table Text - Bullet"/>
    <w:basedOn w:val="Normal"/>
    <w:qFormat/>
    <w:pPr>
      <w:keepNext w:val="true"/>
      <w:numPr>
        <w:ilvl w:val="0"/>
        <w:numId w:val="3"/>
      </w:numPr>
      <w:spacing w:before="20" w:after="20"/>
    </w:pPr>
    <w:rPr>
      <w:rFonts w:ascii="Arial" w:hAnsi="Arial" w:cs="Arial"/>
      <w:sz w:val="20"/>
      <w:szCs w:val="20"/>
      <w:lang w:val="en-US"/>
    </w:rPr>
  </w:style>
  <w:style w:type="paragraph" w:styleId="DelBullets">
    <w:name w:val="Del Bullets"/>
    <w:basedOn w:val="Normal"/>
    <w:qFormat/>
    <w:pPr>
      <w:numPr>
        <w:ilvl w:val="0"/>
        <w:numId w:val="5"/>
      </w:numPr>
      <w:spacing w:before="120" w:after="120"/>
    </w:pPr>
    <w:rPr>
      <w:rFonts w:ascii="Arial" w:hAnsi="Arial" w:cs="Arial"/>
      <w:sz w:val="20"/>
      <w:szCs w:val="20"/>
      <w:lang w:val="en-GB"/>
    </w:rPr>
  </w:style>
  <w:style w:type="paragraph" w:styleId="BodyText2">
    <w:name w:val="Body Text 2"/>
    <w:basedOn w:val="Normal"/>
    <w:qFormat/>
    <w:pPr>
      <w:keepLines/>
      <w:spacing w:lineRule="auto" w:line="480" w:before="240" w:after="120"/>
    </w:pPr>
    <w:rPr>
      <w:rFonts w:ascii="Arial" w:hAnsi="Arial" w:cs="Arial"/>
      <w:sz w:val="20"/>
      <w:lang w:val="en-US"/>
    </w:rPr>
  </w:style>
  <w:style w:type="paragraph" w:styleId="GeneralHeading">
    <w:name w:val="General Heading"/>
    <w:basedOn w:val="Normal"/>
    <w:qFormat/>
    <w:pPr>
      <w:keepLines/>
      <w:spacing w:before="360" w:after="120"/>
    </w:pPr>
    <w:rPr>
      <w:rFonts w:ascii="SAP-SANS2002-ExtraBold" w:hAnsi="SAP-SANS2002-ExtraBold" w:cs="SAP-SANS2002-ExtraBold"/>
      <w:caps/>
      <w:color w:val="F0AB00"/>
      <w:sz w:val="36"/>
      <w:lang w:val="en-US"/>
    </w:rPr>
  </w:style>
  <w:style w:type="paragraph" w:styleId="NormalWeb">
    <w:name w:val="Normal (Web)"/>
    <w:basedOn w:val="Normal"/>
    <w:qFormat/>
    <w:pPr>
      <w:spacing w:before="280" w:after="280"/>
    </w:pPr>
    <w:rPr>
      <w:lang w:val="en-US"/>
    </w:rPr>
  </w:style>
  <w:style w:type="paragraph" w:styleId="FrameContents">
    <w:name w:val="Frame Contents"/>
    <w:basedOn w:val="Normal"/>
    <w:qFormat/>
    <w:pPr/>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 w:type="numbering" w:styleId="WW8Num7">
    <w:name w:val="WW8Num7"/>
    <w:qFormat/>
  </w:style>
  <w:style w:type="numbering" w:styleId="WW8Num8">
    <w:name w:val="WW8Num8"/>
    <w:qFormat/>
  </w:style>
  <w:style w:type="numbering" w:styleId="WW8Num9">
    <w:name w:val="WW8Num9"/>
    <w:qFormat/>
  </w:style>
  <w:style w:type="numbering" w:styleId="WW8Num10">
    <w:name w:val="WW8Num10"/>
    <w:qFormat/>
  </w:style>
  <w:style w:type="numbering" w:styleId="WW8Num11">
    <w:name w:val="WW8Num11"/>
    <w:qFormat/>
  </w:style>
  <w:style w:type="numbering" w:styleId="WW8Num12">
    <w:name w:val="WW8Num12"/>
    <w:qFormat/>
  </w:style>
  <w:style w:type="numbering" w:styleId="WW8Num13">
    <w:name w:val="WW8Num13"/>
    <w:qFormat/>
  </w:style>
  <w:style w:type="numbering" w:styleId="WW8Num14">
    <w:name w:val="WW8Num14"/>
    <w:qFormat/>
  </w:style>
  <w:style w:type="numbering" w:styleId="WW8Num15">
    <w:name w:val="WW8Num15"/>
    <w:qFormat/>
  </w:style>
  <w:style w:type="numbering" w:styleId="WW8Num16">
    <w:name w:val="WW8Num16"/>
    <w:qFormat/>
  </w:style>
  <w:style w:type="numbering" w:styleId="WW8Num17">
    <w:name w:val="WW8Num17"/>
    <w:qFormat/>
  </w:style>
  <w:style w:type="numbering" w:styleId="WW8Num18">
    <w:name w:val="WW8Num18"/>
    <w:qFormat/>
  </w:style>
  <w:style w:type="numbering" w:styleId="WW8Num19">
    <w:name w:val="WW8Num19"/>
    <w:qFormat/>
  </w:style>
  <w:style w:type="numbering" w:styleId="WW8Num20">
    <w:name w:val="WW8Num20"/>
    <w:qFormat/>
  </w:style>
  <w:style w:type="numbering" w:styleId="WW8Num21">
    <w:name w:val="WW8Num21"/>
    <w:qFormat/>
  </w:style>
  <w:style w:type="numbering" w:styleId="WW8Num22">
    <w:name w:val="WW8Num22"/>
    <w:qFormat/>
  </w:style>
  <w:style w:type="numbering" w:styleId="WW8Num23">
    <w:name w:val="WW8Num23"/>
    <w:qFormat/>
  </w:style>
  <w:style w:type="numbering" w:styleId="WW8Num24">
    <w:name w:val="WW8Num24"/>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footer" Target="footer1.xml"/><Relationship Id="rId5" Type="http://schemas.openxmlformats.org/officeDocument/2006/relationships/footer" Target="footer2.xml"/><Relationship Id="rId6" Type="http://schemas.openxmlformats.org/officeDocument/2006/relationships/numbering" Target="numbering.xml"/><Relationship Id="rId7" Type="http://schemas.openxmlformats.org/officeDocument/2006/relationships/fontTable" Target="fontTable.xml"/><Relationship Id="rId8" Type="http://schemas.openxmlformats.org/officeDocument/2006/relationships/settings" Target="settings.xml"/><Relationship Id="rId9" Type="http://schemas.openxmlformats.org/officeDocument/2006/relationships/theme" Target="theme/theme1.xml"/>
</Relationships>
</file>

<file path=word/_rels/header1.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_rels/header2.xml.rels><?xml version="1.0" encoding="UTF-8"?>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2.jpeg"/>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Word_Template_Dove[1]</Template>
  <TotalTime>27</TotalTime>
  <Application>LibreOffice/24.2.7.2$Linux_X86_64 LibreOffice_project/420$Build-2</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2024-08-08T12:11:00Z</dcterms:created>
  <dc:creator>I025234</dc:creator>
  <dc:description/>
  <cp:keywords/>
  <dc:language>en-US</dc:language>
  <cp:lastModifiedBy>Sheth, Kunal</cp:lastModifiedBy>
  <cp:lastPrinted>2007-09-28T10:59:00Z</cp:lastPrinted>
  <dcterms:modified xsi:type="dcterms:W3CDTF">2025-10-07T12:34:00Z</dcterms:modified>
  <cp:revision>3</cp:revision>
  <dc:subject/>
  <dc:title>07_Introduction / Lorem ipsum dolor sit amet, consectetaur adipisicing elit, sed doeiusmod tempor incididunt ut labore et dolore magna aliqua</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0x010100D02D8DE4DE383F4393D4335B3488DC2E</vt:lpwstr>
  </property>
</Properties>
</file>